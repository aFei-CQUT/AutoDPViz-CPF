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2F6711">
      <w:pPr>
        <w:pStyle w:val="94"/>
      </w:pPr>
      <w:ins w:id="0" w:author="杨欣" w:date="2025-04-25T21:12:21Z">
        <w:bookmarkStart w:id="0" w:name="过滤实验自动化数据处理及可视化改进方案"/>
        <w:r>
          <w:rPr>
            <w:rFonts w:hint="eastAsia"/>
            <w:lang w:val="en-US" w:eastAsia="zh-CN"/>
          </w:rPr>
          <w:t>化工</w:t>
        </w:r>
      </w:ins>
      <w:ins w:id="1" w:author="杨欣" w:date="2025-04-25T21:12:22Z">
        <w:r>
          <w:rPr>
            <w:rFonts w:hint="eastAsia"/>
            <w:lang w:val="en-US" w:eastAsia="zh-CN"/>
          </w:rPr>
          <w:t>原理</w:t>
        </w:r>
      </w:ins>
      <w:ins w:id="2" w:author="杨欣" w:date="2025-04-25T21:12:24Z">
        <w:r>
          <w:rPr>
            <w:rFonts w:hint="eastAsia"/>
            <w:lang w:val="en-US" w:eastAsia="zh-CN"/>
          </w:rPr>
          <w:t>恒压</w:t>
        </w:r>
      </w:ins>
      <w:r>
        <w:rPr>
          <w:rFonts w:hint="eastAsia"/>
        </w:rPr>
        <w:t>过滤实验自动化数据处理及可视化改进方案</w:t>
      </w:r>
    </w:p>
    <w:p w14:paraId="2107539B">
      <w:pPr>
        <w:pStyle w:val="30"/>
        <w:rPr>
          <w:lang w:eastAsia="zh-CN"/>
        </w:rPr>
      </w:pPr>
      <w:r>
        <w:rPr>
          <w:lang w:eastAsia="zh-CN"/>
        </w:rPr>
        <w:br w:type="textWrapping"/>
      </w:r>
      <w:r>
        <w:rPr>
          <w:rFonts w:hint="eastAsia"/>
          <w:b/>
          <w:bCs/>
          <w:lang w:eastAsia="zh-CN"/>
        </w:rPr>
        <w:t>作者</w:t>
      </w:r>
      <w:r>
        <w:rPr>
          <w:rFonts w:hint="eastAsia"/>
          <w:lang w:eastAsia="zh-CN"/>
        </w:rPr>
        <w:t>：</w:t>
      </w:r>
      <w:r>
        <w:rPr>
          <w:lang w:eastAsia="zh-CN"/>
        </w:rPr>
        <w:t xml:space="preserve"> </w:t>
      </w:r>
      <w:r>
        <w:rPr>
          <w:rFonts w:hint="eastAsia"/>
          <w:lang w:eastAsia="zh-CN"/>
        </w:rPr>
        <w:t>刘抗非，冯守毅</w:t>
      </w:r>
      <w:r>
        <w:rPr>
          <w:lang w:eastAsia="zh-CN"/>
        </w:rPr>
        <w:br w:type="textWrapping"/>
      </w:r>
      <w:r>
        <w:rPr>
          <w:rFonts w:hint="eastAsia"/>
          <w:lang w:eastAsia="zh-CN"/>
        </w:rPr>
        <w:t>导师：</w:t>
      </w:r>
      <w:r>
        <w:rPr>
          <w:lang w:eastAsia="zh-CN"/>
        </w:rPr>
        <w:t xml:space="preserve"> </w:t>
      </w:r>
      <w:r>
        <w:rPr>
          <w:rFonts w:hint="eastAsia"/>
          <w:lang w:eastAsia="zh-CN"/>
        </w:rPr>
        <w:t>杨鑫，李硕</w:t>
      </w:r>
      <w:r>
        <w:rPr>
          <w:lang w:eastAsia="zh-CN"/>
        </w:rPr>
        <w:br w:type="textWrapping"/>
      </w:r>
      <w:r>
        <w:rPr>
          <w:rStyle w:val="93"/>
          <w:rFonts w:hint="eastAsia"/>
        </w:rPr>
        <w:t>重庆理工大学，重庆</w:t>
      </w:r>
      <w:r>
        <w:rPr>
          <w:rStyle w:val="93"/>
        </w:rPr>
        <w:t xml:space="preserve"> 400054</w:t>
      </w:r>
    </w:p>
    <w:p w14:paraId="578BCABB">
      <w:pPr>
        <w:pStyle w:val="32"/>
        <w:rPr>
          <w:lang w:eastAsia="zh-CN"/>
        </w:rPr>
      </w:pPr>
      <w:r>
        <w:rPr>
          <w:lang w:eastAsia="zh-CN"/>
        </w:rPr>
        <w:br w:type="textWrapping"/>
      </w:r>
      <w:r>
        <w:rPr>
          <w:rFonts w:hint="eastAsia"/>
          <w:b/>
          <w:bCs/>
          <w:lang w:eastAsia="zh-CN"/>
        </w:rPr>
        <w:t>摘要：</w:t>
      </w:r>
      <w:r>
        <w:rPr>
          <w:lang w:eastAsia="zh-CN"/>
        </w:rPr>
        <w:t xml:space="preserve"> </w:t>
      </w:r>
      <w:r>
        <w:rPr>
          <w:rFonts w:hint="eastAsia"/>
          <w:lang w:eastAsia="zh-CN"/>
        </w:rPr>
        <w:t>针对既有化工原理恒压过滤实验原始数据记录耗时长</w:t>
      </w:r>
      <w:ins w:id="3" w:author="杨欣" w:date="2025-04-25T22:06:50Z">
        <w:r>
          <w:rPr>
            <w:rFonts w:hint="eastAsia"/>
            <w:lang w:val="en-US" w:eastAsia="zh-CN"/>
          </w:rPr>
          <w:t>和</w:t>
        </w:r>
      </w:ins>
      <w:ins w:id="4" w:author="杨欣" w:date="2025-04-25T22:06:53Z">
        <w:r>
          <w:rPr>
            <w:rFonts w:hint="eastAsia"/>
            <w:lang w:val="en-US" w:eastAsia="zh-CN"/>
          </w:rPr>
          <w:t>数据处理</w:t>
        </w:r>
      </w:ins>
      <w:ins w:id="5" w:author="杨欣" w:date="2025-04-25T22:06:58Z">
        <w:r>
          <w:rPr>
            <w:rFonts w:hint="eastAsia"/>
            <w:lang w:val="en-US" w:eastAsia="zh-CN"/>
          </w:rPr>
          <w:t>繁琐</w:t>
        </w:r>
      </w:ins>
      <w:r>
        <w:rPr>
          <w:rFonts w:hint="eastAsia"/>
          <w:lang w:eastAsia="zh-CN"/>
        </w:rPr>
        <w:t>的问题，本</w:t>
      </w:r>
      <w:del w:id="6" w:author="杨欣" w:date="2025-04-25T21:10:23Z">
        <w:r>
          <w:rPr>
            <w:rFonts w:hint="eastAsia"/>
            <w:lang w:eastAsia="zh-CN"/>
          </w:rPr>
          <w:delText>方</w:delText>
        </w:r>
      </w:del>
      <w:r>
        <w:rPr>
          <w:rFonts w:hint="eastAsia"/>
          <w:lang w:eastAsia="zh-CN"/>
        </w:rPr>
        <w:t>设计方案</w:t>
      </w:r>
      <w:ins w:id="7" w:author="杨欣" w:date="2025-04-25T22:06:37Z">
        <w:r>
          <w:rPr>
            <w:rFonts w:hint="eastAsia"/>
          </w:rPr>
          <w:t>通过构建软硬件协同的智能实验平台</w:t>
        </w:r>
      </w:ins>
      <w:ins w:id="8" w:author="杨欣" w:date="2025-04-25T22:07:22Z">
        <w:r>
          <w:rPr>
            <w:rFonts w:hint="eastAsia"/>
            <w:lang w:val="en-US" w:eastAsia="zh-CN"/>
          </w:rPr>
          <w:t>进行了</w:t>
        </w:r>
      </w:ins>
      <w:ins w:id="9" w:author="杨欣" w:date="2025-04-25T22:07:23Z">
        <w:r>
          <w:rPr>
            <w:rFonts w:hint="eastAsia"/>
            <w:lang w:val="en-US" w:eastAsia="zh-CN"/>
          </w:rPr>
          <w:t>数字化的</w:t>
        </w:r>
      </w:ins>
      <w:ins w:id="10" w:author="杨欣" w:date="2025-04-25T22:07:25Z">
        <w:r>
          <w:rPr>
            <w:rFonts w:hint="eastAsia"/>
            <w:lang w:val="en-US" w:eastAsia="zh-CN"/>
          </w:rPr>
          <w:t>改进</w:t>
        </w:r>
      </w:ins>
      <w:ins w:id="11" w:author="杨欣" w:date="2025-04-25T21:12:45Z">
        <w:r>
          <w:rPr>
            <w:rFonts w:hint="eastAsia"/>
            <w:lang w:val="en-US" w:eastAsia="zh-CN"/>
          </w:rPr>
          <w:t>。</w:t>
        </w:r>
      </w:ins>
      <w:ins w:id="12" w:author="杨欣" w:date="2025-04-25T21:12:48Z">
        <w:r>
          <w:rPr>
            <w:rFonts w:hint="eastAsia"/>
            <w:lang w:val="en-US" w:eastAsia="zh-CN"/>
          </w:rPr>
          <w:t>首先</w:t>
        </w:r>
      </w:ins>
      <w:r>
        <w:rPr>
          <w:rFonts w:hint="eastAsia"/>
          <w:lang w:eastAsia="zh-CN"/>
        </w:rPr>
        <w:t>基于</w:t>
      </w:r>
      <w:r>
        <w:rPr>
          <w:rFonts w:cs="Arial"/>
          <w:lang w:eastAsia="zh-CN"/>
        </w:rPr>
        <w:t>opencv</w:t>
      </w:r>
      <w:r>
        <w:rPr>
          <w:rFonts w:hint="eastAsia"/>
          <w:lang w:eastAsia="zh-CN"/>
        </w:rPr>
        <w:t>图像识别，</w:t>
      </w:r>
      <w:del w:id="13" w:author="杨欣" w:date="2025-04-25T21:12:52Z">
        <w:r>
          <w:rPr>
            <w:rFonts w:hint="eastAsia"/>
            <w:lang w:eastAsia="zh-CN"/>
          </w:rPr>
          <w:delText>首先</w:delText>
        </w:r>
      </w:del>
      <w:r>
        <w:rPr>
          <w:rFonts w:hint="eastAsia"/>
          <w:lang w:eastAsia="zh-CN"/>
        </w:rPr>
        <w:t>实现了滤液水槽的定标</w:t>
      </w:r>
      <w:del w:id="14" w:author="杨欣" w:date="2025-04-25T21:10:41Z">
        <w:r>
          <w:rPr>
            <w:rFonts w:hint="eastAsia"/>
            <w:lang w:eastAsia="zh-CN"/>
          </w:rPr>
          <w:delText>，</w:delText>
        </w:r>
      </w:del>
      <w:ins w:id="15" w:author="杨欣" w:date="2025-04-25T21:10:41Z">
        <w:r>
          <w:rPr>
            <w:rFonts w:hint="eastAsia"/>
            <w:lang w:eastAsia="zh-CN"/>
          </w:rPr>
          <w:t>、</w:t>
        </w:r>
      </w:ins>
      <w:r>
        <w:rPr>
          <w:rFonts w:hint="eastAsia"/>
          <w:lang w:eastAsia="zh-CN"/>
        </w:rPr>
        <w:t>液位的实时监控以及滤液液位数据的存储。</w:t>
      </w:r>
      <w:r>
        <w:rPr>
          <w:rFonts w:hint="default"/>
          <w:lang w:val="en-US" w:eastAsia="zh-CN"/>
        </w:rPr>
        <w:t>接着</w:t>
      </w:r>
      <w:del w:id="16" w:author="杨欣" w:date="2025-04-25T21:10:57Z">
        <w:r>
          <w:rPr>
            <w:rFonts w:hint="default"/>
            <w:lang w:val="en-US" w:eastAsia="zh-CN"/>
          </w:rPr>
          <w:delText>，我们</w:delText>
        </w:r>
      </w:del>
      <w:r>
        <w:rPr>
          <w:rFonts w:hint="eastAsia"/>
          <w:lang w:eastAsia="zh-CN"/>
        </w:rPr>
        <w:t>利用Python语言开发了一款化工实验数据采集与处理软件（</w:t>
      </w:r>
      <w:r>
        <w:rPr>
          <w:rFonts w:cs="Arial"/>
          <w:lang w:eastAsia="zh-CN"/>
        </w:rPr>
        <w:t>ChemLabX</w:t>
      </w:r>
      <w:r>
        <w:rPr>
          <w:rFonts w:hint="eastAsia"/>
          <w:lang w:eastAsia="zh-CN"/>
        </w:rPr>
        <w:t>）</w:t>
      </w:r>
      <w:del w:id="17" w:author="杨欣" w:date="2025-04-25T21:11:55Z">
        <w:r>
          <w:rPr>
            <w:rFonts w:hint="eastAsia"/>
            <w:lang w:eastAsia="zh-CN"/>
          </w:rPr>
          <w:delText>。然后，我们</w:delText>
        </w:r>
      </w:del>
      <w:ins w:id="18" w:author="杨欣" w:date="2025-04-25T21:11:55Z">
        <w:r>
          <w:rPr>
            <w:rFonts w:hint="eastAsia"/>
            <w:lang w:eastAsia="zh-CN"/>
          </w:rPr>
          <w:t>，</w:t>
        </w:r>
      </w:ins>
      <w:ins w:id="19" w:author="杨欣" w:date="2025-04-25T21:11:56Z">
        <w:r>
          <w:rPr>
            <w:rFonts w:hint="eastAsia"/>
            <w:lang w:val="en-US" w:eastAsia="zh-CN"/>
          </w:rPr>
          <w:t>并</w:t>
        </w:r>
      </w:ins>
      <w:r>
        <w:rPr>
          <w:rFonts w:hint="eastAsia"/>
          <w:lang w:eastAsia="zh-CN"/>
        </w:rPr>
        <w:t>根据恒压过滤实验内容具体的要求选取相应的数据子集，采用差分法计算</w:t>
      </w:r>
      <m:oMath>
        <m:r>
          <m:rPr/>
          <w:rPr>
            <w:rFonts w:ascii="Cambria Math" w:hAnsi="Cambria Math"/>
            <w:lang w:eastAsia="zh-CN"/>
          </w:rPr>
          <m:t>Δθ</m:t>
        </m:r>
        <m:r>
          <m:rPr>
            <m:sty m:val="p"/>
          </m:rPr>
          <w:rPr>
            <w:rFonts w:ascii="Cambria Math" w:hAnsi="Cambria Math"/>
            <w:lang w:eastAsia="zh-CN"/>
          </w:rPr>
          <m:t>/</m:t>
        </m:r>
        <m:r>
          <m:rPr/>
          <w:rPr>
            <w:rFonts w:ascii="Cambria Math" w:hAnsi="Cambria Math"/>
            <w:lang w:eastAsia="zh-CN"/>
          </w:rPr>
          <m:t>Δq</m:t>
        </m:r>
      </m:oMath>
      <w:r>
        <w:rPr>
          <w:rFonts w:hint="eastAsia"/>
          <w:lang w:eastAsia="zh-CN"/>
        </w:rPr>
        <w:t>序列，引入</w:t>
      </w:r>
      <w:r>
        <w:rPr>
          <w:lang w:eastAsia="zh-CN"/>
        </w:rPr>
        <w:t xml:space="preserve"> </w:t>
      </w:r>
      <w:r>
        <w:rPr>
          <w:rFonts w:cs="Arial"/>
          <w:lang w:eastAsia="zh-CN"/>
        </w:rPr>
        <w:t>Z-score</w:t>
      </w:r>
      <w:r>
        <w:rPr>
          <w:lang w:eastAsia="zh-CN"/>
        </w:rPr>
        <w:t xml:space="preserve"> </w:t>
      </w:r>
      <w:r>
        <w:rPr>
          <w:rFonts w:hint="eastAsia"/>
          <w:lang w:eastAsia="zh-CN"/>
        </w:rPr>
        <w:t>异常值检测机制动态剔除离群点，通过</w:t>
      </w:r>
      <w:r>
        <w:rPr>
          <w:lang w:eastAsia="zh-CN"/>
        </w:rPr>
        <w:t xml:space="preserve"> </w:t>
      </w:r>
      <w:r>
        <w:rPr>
          <w:rFonts w:cs="Arial"/>
          <w:lang w:eastAsia="zh-CN"/>
        </w:rPr>
        <w:t>Scikit-learn</w:t>
      </w:r>
      <w:r>
        <w:rPr>
          <w:lang w:eastAsia="zh-CN"/>
        </w:rPr>
        <w:t xml:space="preserve"> </w:t>
      </w:r>
      <w:r>
        <w:rPr>
          <w:rFonts w:hint="eastAsia"/>
          <w:lang w:eastAsia="zh-CN"/>
        </w:rPr>
        <w:t>机器学习建立线性回归模型实现重拟合过滤方程提升模型精度。最后，</w:t>
      </w:r>
      <w:ins w:id="20" w:author="杨欣" w:date="2025-04-25T21:13:05Z">
        <w:r>
          <w:rPr>
            <w:rFonts w:hint="eastAsia"/>
            <w:lang w:val="en-US" w:eastAsia="zh-CN"/>
          </w:rPr>
          <w:t>所</w:t>
        </w:r>
      </w:ins>
      <w:ins w:id="21" w:author="杨欣" w:date="2025-04-25T21:13:07Z">
        <w:r>
          <w:rPr>
            <w:rFonts w:hint="eastAsia"/>
            <w:lang w:val="en-US" w:eastAsia="zh-CN"/>
          </w:rPr>
          <w:t>开</w:t>
        </w:r>
      </w:ins>
      <w:ins w:id="22" w:author="杨欣" w:date="2025-04-25T21:13:08Z">
        <w:r>
          <w:rPr>
            <w:rFonts w:hint="eastAsia"/>
            <w:lang w:val="en-US" w:eastAsia="zh-CN"/>
          </w:rPr>
          <w:t>发</w:t>
        </w:r>
      </w:ins>
      <w:ins w:id="23" w:author="杨欣" w:date="2025-04-25T21:13:09Z">
        <w:r>
          <w:rPr>
            <w:rFonts w:hint="eastAsia"/>
            <w:lang w:val="en-US" w:eastAsia="zh-CN"/>
          </w:rPr>
          <w:t>的</w:t>
        </w:r>
      </w:ins>
      <w:r>
        <w:rPr>
          <w:rFonts w:hint="eastAsia"/>
          <w:lang w:eastAsia="zh-CN"/>
        </w:rPr>
        <w:t>软件将数据集处理后的结果与图表呈现在用户端。</w:t>
      </w:r>
      <w:del w:id="24" w:author="杨欣" w:date="2025-04-25T21:12:11Z">
        <w:r>
          <w:rPr>
            <w:rFonts w:hint="eastAsia"/>
            <w:lang w:eastAsia="zh-CN"/>
          </w:rPr>
          <w:delText>总的来说，</w:delText>
        </w:r>
      </w:del>
      <w:r>
        <w:rPr>
          <w:rFonts w:hint="eastAsia"/>
          <w:lang w:eastAsia="zh-CN"/>
        </w:rPr>
        <w:t>该</w:t>
      </w:r>
      <w:ins w:id="25" w:author="杨欣" w:date="2025-04-25T21:16:04Z">
        <w:r>
          <w:rPr>
            <w:rFonts w:hint="eastAsia"/>
            <w:lang w:val="en-US" w:eastAsia="zh-CN"/>
          </w:rPr>
          <w:t>设计</w:t>
        </w:r>
      </w:ins>
      <w:r>
        <w:rPr>
          <w:rFonts w:hint="eastAsia"/>
          <w:lang w:eastAsia="zh-CN"/>
        </w:rPr>
        <w:t>方案简化了</w:t>
      </w:r>
      <w:ins w:id="26" w:author="杨欣" w:date="2025-04-25T21:13:49Z">
        <w:r>
          <w:rPr>
            <w:rFonts w:hint="eastAsia"/>
            <w:lang w:val="en-US" w:eastAsia="zh-CN"/>
          </w:rPr>
          <w:t>传统</w:t>
        </w:r>
      </w:ins>
      <w:r>
        <w:rPr>
          <w:rFonts w:hint="eastAsia"/>
          <w:lang w:eastAsia="zh-CN"/>
        </w:rPr>
        <w:t>实验数据采集与处理</w:t>
      </w:r>
      <w:ins w:id="27" w:author="杨欣" w:date="2025-04-25T21:13:57Z">
        <w:r>
          <w:rPr>
            <w:rFonts w:hint="eastAsia"/>
            <w:lang w:val="en-US" w:eastAsia="zh-CN"/>
          </w:rPr>
          <w:t>的</w:t>
        </w:r>
      </w:ins>
      <w:r>
        <w:rPr>
          <w:rFonts w:hint="eastAsia"/>
          <w:lang w:eastAsia="zh-CN"/>
        </w:rPr>
        <w:t>流程，</w:t>
      </w:r>
      <w:ins w:id="28" w:author="杨欣" w:date="2025-04-25T21:14:29Z">
        <w:r>
          <w:rPr>
            <w:rFonts w:hint="eastAsia"/>
            <w:lang w:val="en-US" w:eastAsia="zh-CN"/>
          </w:rPr>
          <w:t>具有。</w:t>
        </w:r>
      </w:ins>
      <w:ins w:id="29" w:author="杨欣" w:date="2025-04-25T21:14:30Z">
        <w:r>
          <w:rPr>
            <w:rFonts w:hint="eastAsia"/>
            <w:lang w:val="en-US" w:eastAsia="zh-CN"/>
          </w:rPr>
          <w:t>。。。。</w:t>
        </w:r>
      </w:ins>
      <w:ins w:id="30" w:author="杨欣" w:date="2025-04-25T21:14:31Z">
        <w:r>
          <w:rPr>
            <w:rFonts w:hint="eastAsia"/>
            <w:lang w:val="en-US" w:eastAsia="zh-CN"/>
          </w:rPr>
          <w:t>的</w:t>
        </w:r>
      </w:ins>
      <w:ins w:id="31" w:author="杨欣" w:date="2025-04-25T21:14:32Z">
        <w:r>
          <w:rPr>
            <w:rFonts w:hint="eastAsia"/>
            <w:lang w:val="en-US" w:eastAsia="zh-CN"/>
          </w:rPr>
          <w:t>优点，</w:t>
        </w:r>
      </w:ins>
      <w:r>
        <w:rPr>
          <w:rFonts w:hint="eastAsia"/>
          <w:lang w:eastAsia="zh-CN"/>
        </w:rPr>
        <w:t>为相关</w:t>
      </w:r>
      <w:ins w:id="32" w:author="杨欣" w:date="2025-04-25T21:13:25Z">
        <w:r>
          <w:rPr>
            <w:rFonts w:hint="eastAsia"/>
            <w:lang w:val="en-US" w:eastAsia="zh-CN"/>
          </w:rPr>
          <w:t>教学</w:t>
        </w:r>
      </w:ins>
      <w:ins w:id="33" w:author="杨欣" w:date="2025-04-25T21:13:28Z">
        <w:r>
          <w:rPr>
            <w:rFonts w:hint="eastAsia"/>
            <w:lang w:val="en-US" w:eastAsia="zh-CN"/>
          </w:rPr>
          <w:t>、</w:t>
        </w:r>
      </w:ins>
      <w:r>
        <w:rPr>
          <w:rFonts w:hint="eastAsia"/>
          <w:lang w:eastAsia="zh-CN"/>
        </w:rPr>
        <w:t>科研</w:t>
      </w:r>
      <w:del w:id="34" w:author="杨欣" w:date="2025-04-25T21:13:31Z">
        <w:r>
          <w:rPr>
            <w:rFonts w:hint="eastAsia"/>
            <w:lang w:eastAsia="zh-CN"/>
          </w:rPr>
          <w:delText>场景</w:delText>
        </w:r>
      </w:del>
      <w:r>
        <w:rPr>
          <w:rFonts w:hint="eastAsia"/>
          <w:lang w:eastAsia="zh-CN"/>
        </w:rPr>
        <w:t>与工业</w:t>
      </w:r>
      <w:ins w:id="35" w:author="杨欣" w:date="2025-04-25T21:13:35Z">
        <w:r>
          <w:rPr>
            <w:rFonts w:hint="eastAsia"/>
            <w:lang w:val="en-US" w:eastAsia="zh-CN"/>
          </w:rPr>
          <w:t>实验</w:t>
        </w:r>
      </w:ins>
      <w:r>
        <w:rPr>
          <w:rFonts w:hint="eastAsia"/>
          <w:lang w:eastAsia="zh-CN"/>
        </w:rPr>
        <w:t>场所提供了一套具有高操作性</w:t>
      </w:r>
      <w:ins w:id="36" w:author="杨欣" w:date="2025-04-25T21:14:11Z">
        <w:r>
          <w:rPr>
            <w:rFonts w:hint="eastAsia"/>
            <w:lang w:val="en-US" w:eastAsia="zh-CN"/>
          </w:rPr>
          <w:t>和</w:t>
        </w:r>
      </w:ins>
      <w:ins w:id="37" w:author="杨欣" w:date="2025-04-25T21:14:41Z">
        <w:r>
          <w:rPr>
            <w:rFonts w:hint="eastAsia"/>
            <w:lang w:val="en-US" w:eastAsia="zh-CN"/>
          </w:rPr>
          <w:t>。</w:t>
        </w:r>
      </w:ins>
      <w:ins w:id="38" w:author="杨欣" w:date="2025-04-25T21:14:42Z">
        <w:r>
          <w:rPr>
            <w:rFonts w:hint="eastAsia"/>
            <w:lang w:val="en-US" w:eastAsia="zh-CN"/>
          </w:rPr>
          <w:t>。。</w:t>
        </w:r>
      </w:ins>
      <w:r>
        <w:rPr>
          <w:rFonts w:hint="eastAsia"/>
          <w:lang w:eastAsia="zh-CN"/>
        </w:rPr>
        <w:t>的参考</w:t>
      </w:r>
      <w:ins w:id="39" w:author="杨欣" w:date="2025-04-25T21:15:14Z">
        <w:r>
          <w:rPr>
            <w:rFonts w:hint="eastAsia"/>
            <w:lang w:val="en-US" w:eastAsia="zh-CN"/>
          </w:rPr>
          <w:t>方案</w:t>
        </w:r>
      </w:ins>
      <w:del w:id="40" w:author="杨欣" w:date="2025-04-25T21:15:10Z">
        <w:r>
          <w:rPr>
            <w:rFonts w:hint="eastAsia"/>
            <w:lang w:eastAsia="zh-CN"/>
          </w:rPr>
          <w:delText>框架</w:delText>
        </w:r>
      </w:del>
      <w:r>
        <w:rPr>
          <w:rFonts w:hint="eastAsia"/>
          <w:lang w:eastAsia="zh-CN"/>
        </w:rPr>
        <w:t>。</w:t>
      </w:r>
      <w:ins w:id="41" w:author="杨欣" w:date="2025-04-25T22:05:45Z">
        <w:r>
          <w:rPr>
            <w:rFonts w:hint="eastAsia"/>
            <w:lang w:eastAsia="zh-CN"/>
          </w:rPr>
          <w:t>（</w:t>
        </w:r>
      </w:ins>
      <w:ins w:id="42" w:author="杨欣" w:date="2025-04-25T22:05:49Z">
        <w:r>
          <w:rPr>
            <w:rFonts w:hint="eastAsia"/>
            <w:lang w:val="en-US" w:eastAsia="zh-CN"/>
          </w:rPr>
          <w:t>你后面</w:t>
        </w:r>
      </w:ins>
      <w:ins w:id="43" w:author="杨欣" w:date="2025-04-25T22:05:52Z">
        <w:r>
          <w:rPr>
            <w:rFonts w:hint="eastAsia"/>
            <w:lang w:val="en-US" w:eastAsia="zh-CN"/>
          </w:rPr>
          <w:t>反复</w:t>
        </w:r>
      </w:ins>
      <w:ins w:id="44" w:author="杨欣" w:date="2025-04-25T22:05:53Z">
        <w:r>
          <w:rPr>
            <w:rFonts w:hint="eastAsia"/>
            <w:lang w:val="en-US" w:eastAsia="zh-CN"/>
          </w:rPr>
          <w:t>提到</w:t>
        </w:r>
      </w:ins>
      <w:ins w:id="45" w:author="杨欣" w:date="2025-04-25T22:05:55Z">
        <w:r>
          <w:rPr>
            <w:rFonts w:hint="eastAsia"/>
            <w:lang w:val="en-US" w:eastAsia="zh-CN"/>
          </w:rPr>
          <w:t>数字化</w:t>
        </w:r>
      </w:ins>
      <w:ins w:id="46" w:author="杨欣" w:date="2025-04-25T22:06:00Z">
        <w:r>
          <w:rPr>
            <w:rFonts w:hint="eastAsia"/>
            <w:lang w:val="en-US" w:eastAsia="zh-CN"/>
          </w:rPr>
          <w:t>，</w:t>
        </w:r>
      </w:ins>
      <w:ins w:id="47" w:author="杨欣" w:date="2025-04-25T22:06:01Z">
        <w:r>
          <w:rPr>
            <w:rFonts w:hint="eastAsia"/>
            <w:lang w:val="en-US" w:eastAsia="zh-CN"/>
          </w:rPr>
          <w:t>但是</w:t>
        </w:r>
      </w:ins>
      <w:ins w:id="48" w:author="杨欣" w:date="2025-04-25T22:06:29Z">
        <w:r>
          <w:rPr>
            <w:rFonts w:hint="eastAsia"/>
            <w:lang w:val="en-US" w:eastAsia="zh-CN"/>
          </w:rPr>
          <w:t>题目，</w:t>
        </w:r>
      </w:ins>
      <w:ins w:id="49" w:author="杨欣" w:date="2025-04-25T22:06:04Z">
        <w:r>
          <w:rPr>
            <w:rFonts w:hint="eastAsia"/>
            <w:lang w:val="en-US" w:eastAsia="zh-CN"/>
          </w:rPr>
          <w:t>摘要和</w:t>
        </w:r>
      </w:ins>
      <w:ins w:id="50" w:author="杨欣" w:date="2025-04-25T22:06:05Z">
        <w:r>
          <w:rPr>
            <w:rFonts w:hint="eastAsia"/>
            <w:lang w:val="en-US" w:eastAsia="zh-CN"/>
          </w:rPr>
          <w:t>前言</w:t>
        </w:r>
      </w:ins>
      <w:ins w:id="51" w:author="杨欣" w:date="2025-04-25T22:06:06Z">
        <w:r>
          <w:rPr>
            <w:rFonts w:hint="eastAsia"/>
            <w:lang w:val="en-US" w:eastAsia="zh-CN"/>
          </w:rPr>
          <w:t>里面</w:t>
        </w:r>
      </w:ins>
      <w:ins w:id="52" w:author="杨欣" w:date="2025-04-25T22:06:07Z">
        <w:r>
          <w:rPr>
            <w:rFonts w:hint="eastAsia"/>
            <w:lang w:val="en-US" w:eastAsia="zh-CN"/>
          </w:rPr>
          <w:t>却</w:t>
        </w:r>
      </w:ins>
      <w:ins w:id="53" w:author="杨欣" w:date="2025-04-25T22:06:08Z">
        <w:r>
          <w:rPr>
            <w:rFonts w:hint="eastAsia"/>
            <w:lang w:val="en-US" w:eastAsia="zh-CN"/>
          </w:rPr>
          <w:t>没有</w:t>
        </w:r>
      </w:ins>
      <w:ins w:id="54" w:author="杨欣" w:date="2025-04-25T22:06:09Z">
        <w:r>
          <w:rPr>
            <w:rFonts w:hint="eastAsia"/>
            <w:lang w:val="en-US" w:eastAsia="zh-CN"/>
          </w:rPr>
          <w:t>提到</w:t>
        </w:r>
      </w:ins>
      <w:ins w:id="55" w:author="杨欣" w:date="2025-04-25T22:06:10Z">
        <w:r>
          <w:rPr>
            <w:rFonts w:hint="eastAsia"/>
            <w:lang w:val="en-US" w:eastAsia="zh-CN"/>
          </w:rPr>
          <w:t>数字化，</w:t>
        </w:r>
      </w:ins>
      <w:ins w:id="56" w:author="杨欣" w:date="2025-04-25T22:06:11Z">
        <w:r>
          <w:rPr>
            <w:rFonts w:hint="eastAsia"/>
            <w:lang w:val="en-US" w:eastAsia="zh-CN"/>
          </w:rPr>
          <w:t>是否</w:t>
        </w:r>
      </w:ins>
      <w:ins w:id="57" w:author="杨欣" w:date="2025-04-25T22:06:12Z">
        <w:r>
          <w:rPr>
            <w:rFonts w:hint="eastAsia"/>
            <w:lang w:val="en-US" w:eastAsia="zh-CN"/>
          </w:rPr>
          <w:t>要</w:t>
        </w:r>
      </w:ins>
      <w:ins w:id="58" w:author="杨欣" w:date="2025-04-25T22:06:15Z">
        <w:r>
          <w:rPr>
            <w:rFonts w:hint="eastAsia"/>
            <w:lang w:val="en-US" w:eastAsia="zh-CN"/>
          </w:rPr>
          <w:t>写上</w:t>
        </w:r>
      </w:ins>
      <w:ins w:id="59" w:author="杨欣" w:date="2025-04-25T22:06:17Z">
        <w:r>
          <w:rPr>
            <w:rFonts w:hint="eastAsia"/>
            <w:lang w:val="en-US" w:eastAsia="zh-CN"/>
          </w:rPr>
          <w:t>？</w:t>
        </w:r>
      </w:ins>
      <w:ins w:id="60" w:author="杨欣" w:date="2025-04-25T22:06:18Z">
        <w:r>
          <w:rPr>
            <w:rFonts w:hint="eastAsia"/>
            <w:lang w:val="en-US" w:eastAsia="zh-CN"/>
          </w:rPr>
          <w:t>还是</w:t>
        </w:r>
      </w:ins>
      <w:ins w:id="61" w:author="杨欣" w:date="2025-04-25T22:06:19Z">
        <w:r>
          <w:rPr>
            <w:rFonts w:hint="eastAsia"/>
            <w:lang w:val="en-US" w:eastAsia="zh-CN"/>
          </w:rPr>
          <w:t>直接</w:t>
        </w:r>
      </w:ins>
      <w:ins w:id="62" w:author="杨欣" w:date="2025-04-25T22:06:20Z">
        <w:r>
          <w:rPr>
            <w:rFonts w:hint="eastAsia"/>
            <w:lang w:val="en-US" w:eastAsia="zh-CN"/>
          </w:rPr>
          <w:t>把</w:t>
        </w:r>
      </w:ins>
      <w:ins w:id="63" w:author="杨欣" w:date="2025-04-25T22:06:21Z">
        <w:r>
          <w:rPr>
            <w:rFonts w:hint="eastAsia"/>
            <w:lang w:val="en-US" w:eastAsia="zh-CN"/>
          </w:rPr>
          <w:t>后面</w:t>
        </w:r>
      </w:ins>
      <w:ins w:id="64" w:author="杨欣" w:date="2025-04-25T22:06:22Z">
        <w:r>
          <w:rPr>
            <w:rFonts w:hint="eastAsia"/>
            <w:lang w:val="en-US" w:eastAsia="zh-CN"/>
          </w:rPr>
          <w:t>的</w:t>
        </w:r>
      </w:ins>
      <w:ins w:id="65" w:author="杨欣" w:date="2025-04-25T22:06:23Z">
        <w:r>
          <w:rPr>
            <w:rFonts w:hint="eastAsia"/>
            <w:lang w:val="en-US" w:eastAsia="zh-CN"/>
          </w:rPr>
          <w:t>数字化</w:t>
        </w:r>
      </w:ins>
      <w:ins w:id="66" w:author="杨欣" w:date="2025-04-25T22:06:25Z">
        <w:r>
          <w:rPr>
            <w:rFonts w:hint="eastAsia"/>
            <w:lang w:val="en-US" w:eastAsia="zh-CN"/>
          </w:rPr>
          <w:t>去掉</w:t>
        </w:r>
      </w:ins>
      <w:ins w:id="67" w:author="杨欣" w:date="2025-04-25T22:06:26Z">
        <w:r>
          <w:rPr>
            <w:rFonts w:hint="eastAsia"/>
            <w:lang w:val="en-US" w:eastAsia="zh-CN"/>
          </w:rPr>
          <w:t>？</w:t>
        </w:r>
      </w:ins>
      <w:ins w:id="68" w:author="杨欣" w:date="2025-04-25T22:05:45Z">
        <w:r>
          <w:rPr>
            <w:rFonts w:hint="eastAsia"/>
            <w:lang w:eastAsia="zh-CN"/>
          </w:rPr>
          <w:t>）</w:t>
        </w:r>
      </w:ins>
    </w:p>
    <w:p w14:paraId="42883F2A">
      <w:pPr>
        <w:pStyle w:val="90"/>
        <w:spacing w:line="360" w:lineRule="auto"/>
      </w:pPr>
      <w:r>
        <w:br w:type="textWrapping"/>
      </w:r>
      <w:r>
        <w:rPr>
          <w:rFonts w:hint="eastAsia"/>
          <w:b/>
        </w:rPr>
        <w:t>关键词：</w:t>
      </w:r>
      <w:r>
        <w:t xml:space="preserve"> </w:t>
      </w:r>
      <w:r>
        <w:rPr>
          <w:rFonts w:hint="eastAsia"/>
        </w:rPr>
        <w:t>恒压过滤实验,</w:t>
      </w:r>
      <w:r>
        <w:t xml:space="preserve"> </w:t>
      </w:r>
      <w:r>
        <w:rPr>
          <w:rFonts w:hint="eastAsia"/>
        </w:rPr>
        <w:t>图像识别，自动化数据采集与处理,</w:t>
      </w:r>
      <w:r>
        <w:t xml:space="preserve"> </w:t>
      </w:r>
      <w:r>
        <w:rPr>
          <w:rFonts w:hint="eastAsia"/>
        </w:rPr>
        <w:t>数据可视化,</w:t>
      </w:r>
      <w:r>
        <w:t xml:space="preserve"> </w:t>
      </w:r>
      <w:r>
        <w:rPr>
          <w:rFonts w:cs="Arial"/>
        </w:rPr>
        <w:t>Python</w:t>
      </w:r>
      <w:r>
        <w:rPr>
          <w:rFonts w:hint="eastAsia"/>
        </w:rPr>
        <w:t>软件开发</w:t>
      </w:r>
    </w:p>
    <w:p w14:paraId="488BE862">
      <w:pPr>
        <w:pStyle w:val="94"/>
      </w:pPr>
      <w:r>
        <w:br w:type="textWrapping"/>
      </w:r>
      <w:r>
        <w:t>Optimization of Automated Data Processing andVisualization in Filtration Experiments</w:t>
      </w:r>
    </w:p>
    <w:p w14:paraId="422C65B8">
      <w:pPr>
        <w:pStyle w:val="30"/>
        <w:rPr>
          <w:sz w:val="18"/>
          <w:szCs w:val="18"/>
        </w:rPr>
      </w:pPr>
      <w:r>
        <w:br w:type="textWrapping"/>
      </w:r>
      <w:r>
        <w:rPr>
          <w:b/>
          <w:bCs/>
        </w:rPr>
        <w:t>Authors</w:t>
      </w:r>
      <w:r>
        <w:t>: Liu Kangfei ,Feng Shouyi</w:t>
      </w:r>
      <w:r>
        <w:br w:type="textWrapping"/>
      </w:r>
      <w:r>
        <w:t>Advisors: Yang Xin,Li Shuo</w:t>
      </w:r>
      <w:r>
        <w:br w:type="textWrapping"/>
      </w:r>
      <w:r>
        <w:rPr>
          <w:rStyle w:val="93"/>
        </w:rPr>
        <w:t>Chongqing University of Technology,Chongqing 400054</w:t>
      </w:r>
    </w:p>
    <w:p w14:paraId="33E0F97F">
      <w:pPr>
        <w:pStyle w:val="32"/>
        <w:rPr>
          <w:rFonts w:hint="eastAsia" w:eastAsia="宋体"/>
          <w:lang w:val="en-US" w:eastAsia="zh-CN"/>
        </w:rPr>
      </w:pPr>
      <w:r>
        <w:br w:type="textWrapping"/>
      </w:r>
      <w:r>
        <w:rPr>
          <w:b/>
          <w:bCs/>
        </w:rPr>
        <w:t>Abstract:</w:t>
      </w:r>
      <w:r>
        <w:t xml:space="preserve"> In response to the long data recording time for the existing chemical engineering principle constant pressure filtration experiments, this design is based on OpenCV image recognition. First, it achieves the calibration of the filtrate water tank, real-time monitoring of the liquid level, and storage of filtrate liquid level data. Then, we developed a chemical engineering experiment data collection and processing software (ChemLabX) using Python. Based on the specific requirements of the constant</w:t>
      </w:r>
      <w:r>
        <w:rPr>
          <w:rFonts w:hint="eastAsia"/>
          <w:lang w:eastAsia="zh-CN"/>
        </w:rPr>
        <w:t xml:space="preserve"> </w:t>
      </w:r>
      <w:r>
        <w:t xml:space="preserve">pressure filtration experiment, we selected the corresponding data subsets and applied the differential method to calculate the </w:t>
      </w:r>
      <m:oMath>
        <m:r>
          <m:rPr/>
          <w:rPr>
            <w:rFonts w:ascii="Cambria Math" w:hAnsi="Cambria Math"/>
          </w:rPr>
          <m:t>Δθ</m:t>
        </m:r>
        <m:r>
          <m:rPr>
            <m:sty m:val="p"/>
          </m:rPr>
          <w:rPr>
            <w:rFonts w:ascii="Cambria Math" w:hAnsi="Cambria Math"/>
          </w:rPr>
          <m:t>/</m:t>
        </m:r>
        <m:r>
          <m:rPr/>
          <w:rPr>
            <w:rFonts w:ascii="Cambria Math" w:hAnsi="Cambria Math"/>
          </w:rPr>
          <m:t>Δq</m:t>
        </m:r>
      </m:oMath>
      <w:r>
        <w:t xml:space="preserve"> sequence. A Z-score outlier detection mechanism was introduced to dynamically remove outliers. Furthermore, a linear regression model was built using Scikit-learn machine learning to refit the filtration equation and improve model accuracy. Finally, the processed results and charts are presented to the user. In general, this solution simplifies the experiment data collection and processing workflow, providing a highly operable reference framework for related scientific research and industrial applications.</w:t>
      </w:r>
      <w:ins w:id="69" w:author="杨欣" w:date="2025-04-25T21:49:08Z">
        <w:r>
          <w:rPr>
            <w:rFonts w:hint="eastAsia"/>
            <w:lang w:val="en-US" w:eastAsia="zh-CN"/>
          </w:rPr>
          <w:t xml:space="preserve"> </w:t>
        </w:r>
      </w:ins>
      <w:ins w:id="70" w:author="杨欣" w:date="2025-04-25T21:49:09Z">
        <w:r>
          <w:rPr>
            <w:rFonts w:hint="eastAsia"/>
            <w:lang w:val="en-US" w:eastAsia="zh-CN"/>
          </w:rPr>
          <w:t>（</w:t>
        </w:r>
      </w:ins>
      <w:ins w:id="71" w:author="杨欣" w:date="2025-04-25T21:49:11Z">
        <w:r>
          <w:rPr>
            <w:rFonts w:hint="eastAsia"/>
            <w:lang w:val="en-US" w:eastAsia="zh-CN"/>
          </w:rPr>
          <w:t>你</w:t>
        </w:r>
      </w:ins>
      <w:ins w:id="72" w:author="杨欣" w:date="2025-04-25T21:49:12Z">
        <w:r>
          <w:rPr>
            <w:rFonts w:hint="eastAsia"/>
            <w:lang w:val="en-US" w:eastAsia="zh-CN"/>
          </w:rPr>
          <w:t>根据</w:t>
        </w:r>
      </w:ins>
      <w:ins w:id="73" w:author="杨欣" w:date="2025-04-25T21:49:13Z">
        <w:r>
          <w:rPr>
            <w:rFonts w:hint="eastAsia"/>
            <w:lang w:val="en-US" w:eastAsia="zh-CN"/>
          </w:rPr>
          <w:t>中文</w:t>
        </w:r>
      </w:ins>
      <w:ins w:id="74" w:author="杨欣" w:date="2025-04-25T21:49:14Z">
        <w:r>
          <w:rPr>
            <w:rFonts w:hint="eastAsia"/>
            <w:lang w:val="en-US" w:eastAsia="zh-CN"/>
          </w:rPr>
          <w:t>改了，</w:t>
        </w:r>
      </w:ins>
      <w:ins w:id="75" w:author="杨欣" w:date="2025-04-25T21:49:19Z">
        <w:r>
          <w:rPr>
            <w:rFonts w:hint="eastAsia"/>
            <w:lang w:val="en-US" w:eastAsia="zh-CN"/>
          </w:rPr>
          <w:t>下一版</w:t>
        </w:r>
      </w:ins>
      <w:ins w:id="76" w:author="杨欣" w:date="2025-04-25T21:49:20Z">
        <w:r>
          <w:rPr>
            <w:rFonts w:hint="eastAsia"/>
            <w:lang w:val="en-US" w:eastAsia="zh-CN"/>
          </w:rPr>
          <w:t>我再</w:t>
        </w:r>
      </w:ins>
      <w:ins w:id="77" w:author="杨欣" w:date="2025-04-25T21:49:22Z">
        <w:r>
          <w:rPr>
            <w:rFonts w:hint="eastAsia"/>
            <w:lang w:val="en-US" w:eastAsia="zh-CN"/>
          </w:rPr>
          <w:t>帮你改</w:t>
        </w:r>
      </w:ins>
      <w:ins w:id="78" w:author="杨欣" w:date="2025-04-25T21:49:09Z">
        <w:r>
          <w:rPr>
            <w:rFonts w:hint="eastAsia"/>
            <w:lang w:val="en-US" w:eastAsia="zh-CN"/>
          </w:rPr>
          <w:t>）</w:t>
        </w:r>
      </w:ins>
    </w:p>
    <w:p w14:paraId="5D91D6A2">
      <w:pPr>
        <w:pStyle w:val="90"/>
        <w:spacing w:line="360" w:lineRule="auto"/>
      </w:pPr>
      <w:r>
        <w:br w:type="textWrapping"/>
      </w:r>
      <w:r>
        <w:rPr>
          <w:b/>
        </w:rPr>
        <w:t>Keywords:</w:t>
      </w:r>
      <w:r>
        <w:t xml:space="preserve"> Constant pressure filtration experiment, Image recognition, Automated data collection and processing, Data visualization, Python software development</w:t>
      </w:r>
    </w:p>
    <w:p w14:paraId="3EE3EE6D">
      <w:pPr>
        <w:pStyle w:val="96"/>
      </w:pPr>
      <w:bookmarkStart w:id="1" w:name="引言"/>
      <w:r>
        <w:rPr>
          <w:rFonts w:hint="eastAsia"/>
        </w:rPr>
        <w:t>1 引言</w:t>
      </w:r>
    </w:p>
    <w:p w14:paraId="544AB080">
      <w:pPr>
        <w:pStyle w:val="102"/>
        <w:ind w:firstLine="420"/>
      </w:pPr>
      <w:r>
        <w:rPr>
          <w:rFonts w:hint="eastAsia"/>
        </w:rPr>
        <w:t>化工原理恒压过滤实验是学生认识化工单元过滤操作的重要一环，同时也是教育部指定的化工专业核心基础理论中的一部分。教师通过指导学生完成恒压过滤实验的完整操作流程，能提升学生的实际动手能力；帮助学生完成实验报告书的撰写，能加深学生对课本理论知识的认识与吸收。</w:t>
      </w:r>
    </w:p>
    <w:p w14:paraId="44011E08">
      <w:pPr>
        <w:pStyle w:val="102"/>
        <w:ind w:firstLine="420"/>
      </w:pPr>
      <w:del w:id="79" w:author="杨欣" w:date="2025-04-25T21:18:59Z">
        <w:r>
          <w:rPr>
            <w:rFonts w:hint="default"/>
            <w:lang w:val="en-US"/>
          </w:rPr>
          <w:delText>然，</w:delText>
        </w:r>
      </w:del>
      <w:ins w:id="80" w:author="杨欣" w:date="2025-04-25T21:18:59Z">
        <w:r>
          <w:rPr>
            <w:rFonts w:hint="eastAsia"/>
            <w:lang w:val="en-US" w:eastAsia="zh-CN"/>
          </w:rPr>
          <w:t>但是</w:t>
        </w:r>
      </w:ins>
      <w:r>
        <w:rPr>
          <w:rFonts w:hint="eastAsia"/>
        </w:rPr>
        <w:t>随着数字信息化技术的发达，当前自动化技术日益精进，</w:t>
      </w:r>
      <w:del w:id="81" w:author="杨欣" w:date="2025-04-25T21:19:10Z">
        <w:r>
          <w:rPr>
            <w:rFonts w:hint="eastAsia"/>
          </w:rPr>
          <w:delText>所谓“挽弓当挽强，用箭当用长”。</w:delText>
        </w:r>
      </w:del>
      <w:r>
        <w:rPr>
          <w:rFonts w:hint="eastAsia"/>
        </w:rPr>
        <w:t>如何在教学过程中结合当前最前沿的技术，对现在固有的实验装置或实验流程进行一定程度的改进</w:t>
      </w:r>
      <w:ins w:id="82" w:author="杨欣" w:date="2025-04-25T21:22:02Z">
        <w:r>
          <w:rPr>
            <w:rFonts w:hint="eastAsia"/>
            <w:lang w:val="en-US" w:eastAsia="zh-CN"/>
          </w:rPr>
          <w:t>和</w:t>
        </w:r>
      </w:ins>
      <w:ins w:id="83" w:author="杨欣" w:date="2025-04-25T21:22:03Z">
        <w:r>
          <w:rPr>
            <w:rFonts w:hint="eastAsia"/>
            <w:lang w:val="en-US" w:eastAsia="zh-CN"/>
          </w:rPr>
          <w:t>优化</w:t>
        </w:r>
      </w:ins>
      <w:r>
        <w:rPr>
          <w:rFonts w:hint="eastAsia"/>
        </w:rPr>
        <w:t>，使得学生能使用最具效率的</w:t>
      </w:r>
      <w:ins w:id="84" w:author="杨欣" w:date="2025-04-25T22:07:40Z">
        <w:r>
          <w:rPr>
            <w:rFonts w:hint="eastAsia"/>
            <w:lang w:val="en-US" w:eastAsia="zh-CN"/>
          </w:rPr>
          <w:t>数字化</w:t>
        </w:r>
      </w:ins>
      <w:r>
        <w:rPr>
          <w:rFonts w:hint="eastAsia"/>
        </w:rPr>
        <w:t>工具完成整个实验流程的操作成为当前具有</w:t>
      </w:r>
      <w:del w:id="85" w:author="杨欣" w:date="2025-04-25T21:19:37Z">
        <w:r>
          <w:rPr>
            <w:rFonts w:hint="eastAsia"/>
          </w:rPr>
          <w:delText>一定</w:delText>
        </w:r>
      </w:del>
      <w:r>
        <w:rPr>
          <w:rFonts w:hint="eastAsia"/>
        </w:rPr>
        <w:t>研究价值的方向</w:t>
      </w:r>
      <w:del w:id="86" w:author="杨欣" w:date="2025-04-25T21:19:42Z">
        <w:r>
          <w:rPr>
            <w:rFonts w:hint="eastAsia"/>
          </w:rPr>
          <w:delText>及角度</w:delText>
        </w:r>
      </w:del>
      <w:r>
        <w:rPr>
          <w:rFonts w:hint="eastAsia"/>
        </w:rPr>
        <w:t>。</w:t>
      </w:r>
    </w:p>
    <w:p w14:paraId="6CE4D647">
      <w:pPr>
        <w:pStyle w:val="102"/>
        <w:ind w:firstLine="420"/>
        <w:rPr>
          <w:ins w:id="87" w:author="杨欣" w:date="2025-04-25T21:21:34Z"/>
          <w:rFonts w:hint="eastAsia"/>
        </w:rPr>
      </w:pPr>
      <w:del w:id="88" w:author="杨欣" w:date="2025-04-25T21:19:45Z">
        <w:r>
          <w:rPr>
            <w:rFonts w:hint="default"/>
            <w:lang w:val="en-US"/>
          </w:rPr>
          <w:delText>针对</w:delText>
        </w:r>
      </w:del>
      <w:ins w:id="89" w:author="杨欣" w:date="2025-04-25T21:19:47Z">
        <w:r>
          <w:rPr>
            <w:rFonts w:hint="eastAsia"/>
            <w:lang w:val="en-US" w:eastAsia="zh-CN"/>
          </w:rPr>
          <w:t>传统的</w:t>
        </w:r>
      </w:ins>
      <w:r>
        <w:rPr>
          <w:rFonts w:hint="eastAsia"/>
        </w:rPr>
        <w:t>过滤实验</w:t>
      </w:r>
      <w:ins w:id="90" w:author="杨欣" w:date="2025-04-25T21:19:52Z">
        <w:r>
          <w:rPr>
            <w:rFonts w:hint="eastAsia"/>
            <w:lang w:val="en-US" w:eastAsia="zh-CN"/>
          </w:rPr>
          <w:t>存在</w:t>
        </w:r>
      </w:ins>
      <w:r>
        <w:rPr>
          <w:rFonts w:hint="eastAsia"/>
        </w:rPr>
        <w:t>数据采集耗时长的问题（一般持续4-6小时）</w:t>
      </w:r>
      <w:ins w:id="91" w:author="杨欣" w:date="2025-04-25T22:08:35Z">
        <w:r>
          <w:rPr>
            <w:rFonts w:hint="eastAsia"/>
            <w:lang w:val="en-US" w:eastAsia="zh-CN"/>
          </w:rPr>
          <w:t>且</w:t>
        </w:r>
      </w:ins>
      <w:ins w:id="92" w:author="杨欣" w:date="2025-04-25T22:08:37Z">
        <w:r>
          <w:rPr>
            <w:rFonts w:hint="eastAsia"/>
            <w:lang w:val="en-US" w:eastAsia="zh-CN"/>
          </w:rPr>
          <w:t>数据</w:t>
        </w:r>
      </w:ins>
      <w:ins w:id="93" w:author="杨欣" w:date="2025-04-25T22:08:38Z">
        <w:r>
          <w:rPr>
            <w:rFonts w:hint="eastAsia"/>
            <w:lang w:val="en-US" w:eastAsia="zh-CN"/>
          </w:rPr>
          <w:t>处理</w:t>
        </w:r>
      </w:ins>
      <w:ins w:id="94" w:author="杨欣" w:date="2025-04-25T22:08:39Z">
        <w:r>
          <w:rPr>
            <w:rFonts w:hint="eastAsia"/>
            <w:lang w:val="en-US" w:eastAsia="zh-CN"/>
          </w:rPr>
          <w:t>繁琐</w:t>
        </w:r>
      </w:ins>
      <w:r>
        <w:rPr>
          <w:rFonts w:hint="eastAsia"/>
        </w:rPr>
        <w:t>，</w:t>
      </w:r>
      <w:ins w:id="95" w:author="杨欣" w:date="2025-04-25T21:20:17Z">
        <w:r>
          <w:rPr>
            <w:rFonts w:hint="eastAsia"/>
            <w:lang w:val="en-US" w:eastAsia="zh-CN"/>
          </w:rPr>
          <w:t>为了</w:t>
        </w:r>
      </w:ins>
      <w:ins w:id="96" w:author="杨欣" w:date="2025-04-25T21:22:47Z">
        <w:r>
          <w:rPr>
            <w:rFonts w:hint="eastAsia"/>
            <w:lang w:val="en-US" w:eastAsia="zh-CN"/>
          </w:rPr>
          <w:t>提高</w:t>
        </w:r>
      </w:ins>
      <w:ins w:id="97" w:author="杨欣" w:date="2025-04-25T21:22:48Z">
        <w:r>
          <w:rPr>
            <w:rFonts w:hint="eastAsia"/>
            <w:lang w:val="en-US" w:eastAsia="zh-CN"/>
          </w:rPr>
          <w:t>实验</w:t>
        </w:r>
      </w:ins>
      <w:ins w:id="98" w:author="杨欣" w:date="2025-04-25T21:22:49Z">
        <w:r>
          <w:rPr>
            <w:rFonts w:hint="eastAsia"/>
            <w:lang w:val="en-US" w:eastAsia="zh-CN"/>
          </w:rPr>
          <w:t>效率</w:t>
        </w:r>
      </w:ins>
      <w:ins w:id="99" w:author="杨欣" w:date="2025-04-25T21:20:19Z">
        <w:r>
          <w:rPr>
            <w:rFonts w:hint="eastAsia"/>
            <w:lang w:val="en-US" w:eastAsia="zh-CN"/>
          </w:rPr>
          <w:t>，</w:t>
        </w:r>
      </w:ins>
      <w:ins w:id="100" w:author="杨欣" w:date="2025-04-25T21:21:51Z">
        <w:r>
          <w:rPr>
            <w:rFonts w:hint="eastAsia"/>
            <w:lang w:val="en-US" w:eastAsia="zh-CN"/>
          </w:rPr>
          <w:t>优化</w:t>
        </w:r>
      </w:ins>
      <w:ins w:id="101" w:author="杨欣" w:date="2025-04-25T21:21:52Z">
        <w:r>
          <w:rPr>
            <w:rFonts w:hint="eastAsia"/>
            <w:lang w:val="en-US" w:eastAsia="zh-CN"/>
          </w:rPr>
          <w:t>。。。。</w:t>
        </w:r>
      </w:ins>
      <w:ins w:id="102" w:author="杨欣" w:date="2025-04-25T21:21:53Z">
        <w:r>
          <w:rPr>
            <w:rFonts w:hint="eastAsia"/>
            <w:lang w:val="en-US" w:eastAsia="zh-CN"/>
          </w:rPr>
          <w:t>，</w:t>
        </w:r>
      </w:ins>
      <w:r>
        <w:rPr>
          <w:rFonts w:hint="eastAsia"/>
        </w:rPr>
        <w:t>本实验设计方案提出了一种高度自动化的恒压过滤实验处理流程，并基于</w:t>
      </w:r>
      <w:ins w:id="103" w:author="杨欣" w:date="2025-04-25T21:21:07Z">
        <w:r>
          <w:rPr>
            <w:rFonts w:hint="eastAsia"/>
            <w:lang w:val="en-US" w:eastAsia="zh-CN"/>
          </w:rPr>
          <w:t>open</w:t>
        </w:r>
      </w:ins>
      <w:ins w:id="104" w:author="杨欣" w:date="2025-04-25T21:21:18Z">
        <w:r>
          <w:rPr>
            <w:rFonts w:hint="eastAsia"/>
            <w:lang w:val="en-US" w:eastAsia="zh-CN"/>
          </w:rPr>
          <w:t>cv</w:t>
        </w:r>
      </w:ins>
      <w:ins w:id="105" w:author="杨欣" w:date="2025-04-25T21:21:19Z">
        <w:r>
          <w:rPr>
            <w:rFonts w:hint="eastAsia"/>
            <w:lang w:val="en-US" w:eastAsia="zh-CN"/>
          </w:rPr>
          <w:t>图像</w:t>
        </w:r>
      </w:ins>
      <w:ins w:id="106" w:author="杨欣" w:date="2025-04-25T21:21:21Z">
        <w:r>
          <w:rPr>
            <w:rFonts w:hint="eastAsia"/>
            <w:lang w:val="en-US" w:eastAsia="zh-CN"/>
          </w:rPr>
          <w:t>识别和</w:t>
        </w:r>
      </w:ins>
      <w:r>
        <w:rPr>
          <w:rFonts w:cs="Times New Roman"/>
        </w:rPr>
        <w:t>Python</w:t>
      </w:r>
      <w:r>
        <w:rPr>
          <w:rFonts w:hint="eastAsia"/>
        </w:rPr>
        <w:t>程序语言开发了一款化工实验数据采集与处理软件（</w:t>
      </w:r>
      <w:r>
        <w:rPr>
          <w:rFonts w:cs="Times New Roman"/>
        </w:rPr>
        <w:t>ChemLabX</w:t>
      </w:r>
      <w:r>
        <w:rPr>
          <w:rFonts w:hint="eastAsia"/>
        </w:rPr>
        <w:t>），</w:t>
      </w:r>
      <w:ins w:id="107" w:author="杨欣" w:date="2025-04-25T22:08:50Z">
        <w:r>
          <w:rPr>
            <w:rFonts w:hint="eastAsia"/>
          </w:rPr>
          <w:t>通过构建软硬件协同的智能实验平台</w:t>
        </w:r>
      </w:ins>
      <w:r>
        <w:rPr>
          <w:rFonts w:hint="eastAsia"/>
        </w:rPr>
        <w:t>实现了实验数据采集、实验数据处理以及图表生成的自动化。</w:t>
      </w:r>
    </w:p>
    <w:p w14:paraId="493EA2D0">
      <w:pPr>
        <w:pStyle w:val="102"/>
        <w:ind w:firstLine="420"/>
        <w:rPr>
          <w:ins w:id="108" w:author="杨欣" w:date="2025-04-25T21:24:33Z"/>
          <w:rFonts w:hint="eastAsia" w:ascii="宋体" w:hAnsi="宋体"/>
          <w:szCs w:val="21"/>
        </w:rPr>
      </w:pPr>
      <w:r>
        <w:rPr>
          <w:rFonts w:hint="eastAsia" w:ascii="宋体" w:hAnsi="宋体"/>
          <w:szCs w:val="21"/>
        </w:rPr>
        <w:t>本恒压过滤实验设计优化方案</w:t>
      </w:r>
      <w:ins w:id="109" w:author="杨欣" w:date="2025-04-25T21:22:57Z">
        <w:r>
          <w:rPr>
            <w:rFonts w:hint="eastAsia" w:ascii="宋体" w:hAnsi="宋体"/>
            <w:szCs w:val="21"/>
            <w:lang w:val="en-US" w:eastAsia="zh-CN"/>
          </w:rPr>
          <w:t>不仅</w:t>
        </w:r>
      </w:ins>
      <w:ins w:id="110" w:author="杨欣" w:date="2025-04-25T21:22:58Z">
        <w:r>
          <w:rPr>
            <w:rFonts w:hint="eastAsia" w:ascii="宋体" w:hAnsi="宋体"/>
            <w:szCs w:val="21"/>
            <w:lang w:val="en-US" w:eastAsia="zh-CN"/>
          </w:rPr>
          <w:t>能</w:t>
        </w:r>
      </w:ins>
      <w:ins w:id="111" w:author="杨欣" w:date="2025-04-25T21:23:00Z">
        <w:r>
          <w:rPr>
            <w:rFonts w:hint="eastAsia" w:ascii="宋体" w:hAnsi="宋体"/>
            <w:szCs w:val="21"/>
            <w:lang w:val="en-US" w:eastAsia="zh-CN"/>
          </w:rPr>
          <w:t>节省。。。</w:t>
        </w:r>
      </w:ins>
      <w:ins w:id="112" w:author="杨欣" w:date="2025-04-25T21:23:01Z">
        <w:r>
          <w:rPr>
            <w:rFonts w:hint="eastAsia" w:ascii="宋体" w:hAnsi="宋体"/>
            <w:szCs w:val="21"/>
            <w:lang w:val="en-US" w:eastAsia="zh-CN"/>
          </w:rPr>
          <w:t>。。，</w:t>
        </w:r>
      </w:ins>
      <w:ins w:id="113" w:author="杨欣" w:date="2025-04-25T21:23:05Z">
        <w:r>
          <w:rPr>
            <w:rFonts w:hint="eastAsia" w:ascii="宋体" w:hAnsi="宋体"/>
            <w:szCs w:val="21"/>
            <w:lang w:val="en-US" w:eastAsia="zh-CN"/>
          </w:rPr>
          <w:t>也可</w:t>
        </w:r>
      </w:ins>
      <w:r>
        <w:rPr>
          <w:rFonts w:hint="eastAsia" w:ascii="宋体" w:hAnsi="宋体"/>
          <w:szCs w:val="21"/>
        </w:rPr>
        <w:t>在一定程度上提升了学生的学习体验，且上述设计方案具有一定的通用性，</w:t>
      </w:r>
      <w:del w:id="114" w:author="杨欣" w:date="2025-04-25T21:23:25Z">
        <w:r>
          <w:rPr>
            <w:rFonts w:hint="default" w:ascii="宋体" w:hAnsi="宋体"/>
            <w:szCs w:val="21"/>
            <w:lang w:val="en-US"/>
          </w:rPr>
          <w:delText xml:space="preserve">其中提及的 </w:delText>
        </w:r>
      </w:del>
      <w:ins w:id="115" w:author="杨欣" w:date="2025-04-25T21:23:26Z">
        <w:r>
          <w:rPr>
            <w:rFonts w:hint="eastAsia" w:ascii="宋体" w:hAnsi="宋体"/>
            <w:szCs w:val="21"/>
            <w:lang w:val="en-US" w:eastAsia="zh-CN"/>
          </w:rPr>
          <w:t>所</w:t>
        </w:r>
      </w:ins>
      <w:ins w:id="116" w:author="杨欣" w:date="2025-04-25T21:23:28Z">
        <w:r>
          <w:rPr>
            <w:rFonts w:hint="eastAsia" w:ascii="宋体" w:hAnsi="宋体"/>
            <w:szCs w:val="21"/>
            <w:lang w:val="en-US" w:eastAsia="zh-CN"/>
          </w:rPr>
          <w:t>开发的</w:t>
        </w:r>
      </w:ins>
      <w:r>
        <w:rPr>
          <w:rFonts w:ascii="宋体" w:hAnsi="宋体" w:cs="Times New Roman"/>
          <w:szCs w:val="21"/>
        </w:rPr>
        <w:t>ChemLabX</w:t>
      </w:r>
      <w:r>
        <w:rPr>
          <w:rFonts w:ascii="宋体" w:hAnsi="宋体"/>
          <w:szCs w:val="21"/>
        </w:rPr>
        <w:t xml:space="preserve"> </w:t>
      </w:r>
      <w:r>
        <w:rPr>
          <w:rFonts w:hint="eastAsia" w:ascii="宋体" w:hAnsi="宋体"/>
          <w:szCs w:val="21"/>
        </w:rPr>
        <w:t>软件</w:t>
      </w:r>
      <w:ins w:id="117" w:author="杨欣" w:date="2025-04-25T21:23:32Z">
        <w:r>
          <w:rPr>
            <w:rFonts w:hint="eastAsia" w:ascii="宋体" w:hAnsi="宋体"/>
            <w:szCs w:val="21"/>
            <w:lang w:val="en-US" w:eastAsia="zh-CN"/>
          </w:rPr>
          <w:t>不</w:t>
        </w:r>
      </w:ins>
      <w:ins w:id="118" w:author="杨欣" w:date="2025-04-25T21:24:03Z">
        <w:r>
          <w:rPr>
            <w:rFonts w:hint="eastAsia" w:ascii="宋体" w:hAnsi="宋体"/>
            <w:szCs w:val="21"/>
            <w:lang w:val="en-US" w:eastAsia="zh-CN"/>
          </w:rPr>
          <w:t>仅</w:t>
        </w:r>
      </w:ins>
      <w:ins w:id="119" w:author="杨欣" w:date="2025-04-25T21:24:05Z">
        <w:r>
          <w:rPr>
            <w:rFonts w:hint="eastAsia" w:ascii="宋体" w:hAnsi="宋体"/>
            <w:szCs w:val="21"/>
            <w:lang w:val="en-US" w:eastAsia="zh-CN"/>
          </w:rPr>
          <w:t>只</w:t>
        </w:r>
      </w:ins>
      <w:ins w:id="120" w:author="杨欣" w:date="2025-04-25T21:24:06Z">
        <w:r>
          <w:rPr>
            <w:rFonts w:hint="eastAsia" w:ascii="宋体" w:hAnsi="宋体"/>
            <w:szCs w:val="21"/>
            <w:lang w:val="en-US" w:eastAsia="zh-CN"/>
          </w:rPr>
          <w:t>包括</w:t>
        </w:r>
      </w:ins>
      <w:ins w:id="121" w:author="杨欣" w:date="2025-04-25T21:24:08Z">
        <w:r>
          <w:rPr>
            <w:rFonts w:hint="eastAsia" w:ascii="宋体" w:hAnsi="宋体"/>
            <w:szCs w:val="21"/>
            <w:lang w:val="en-US" w:eastAsia="zh-CN"/>
          </w:rPr>
          <w:t>过滤</w:t>
        </w:r>
      </w:ins>
      <w:ins w:id="122" w:author="杨欣" w:date="2025-04-25T21:24:09Z">
        <w:r>
          <w:rPr>
            <w:rFonts w:hint="eastAsia" w:ascii="宋体" w:hAnsi="宋体"/>
            <w:szCs w:val="21"/>
            <w:lang w:val="en-US" w:eastAsia="zh-CN"/>
          </w:rPr>
          <w:t>实验</w:t>
        </w:r>
      </w:ins>
      <w:ins w:id="123" w:author="杨欣" w:date="2025-04-25T21:24:10Z">
        <w:r>
          <w:rPr>
            <w:rFonts w:hint="eastAsia" w:ascii="宋体" w:hAnsi="宋体"/>
            <w:szCs w:val="21"/>
            <w:lang w:val="en-US" w:eastAsia="zh-CN"/>
          </w:rPr>
          <w:t>，也</w:t>
        </w:r>
      </w:ins>
      <w:ins w:id="124" w:author="杨欣" w:date="2025-04-25T21:24:12Z">
        <w:r>
          <w:rPr>
            <w:rFonts w:hint="eastAsia" w:ascii="宋体" w:hAnsi="宋体"/>
            <w:szCs w:val="21"/>
            <w:lang w:val="en-US" w:eastAsia="zh-CN"/>
          </w:rPr>
          <w:t>同时</w:t>
        </w:r>
      </w:ins>
      <w:r>
        <w:rPr>
          <w:rFonts w:hint="eastAsia" w:ascii="宋体" w:hAnsi="宋体"/>
          <w:szCs w:val="21"/>
        </w:rPr>
        <w:t>汇总了化工原理的几个典型实验，</w:t>
      </w:r>
      <w:ins w:id="125" w:author="杨欣" w:date="2025-04-25T21:24:16Z">
        <w:r>
          <w:rPr>
            <w:rFonts w:hint="eastAsia" w:ascii="宋体" w:hAnsi="宋体"/>
            <w:szCs w:val="21"/>
            <w:lang w:val="en-US" w:eastAsia="zh-CN"/>
          </w:rPr>
          <w:t>从而</w:t>
        </w:r>
      </w:ins>
      <w:r>
        <w:rPr>
          <w:rFonts w:hint="eastAsia" w:ascii="宋体" w:hAnsi="宋体"/>
          <w:szCs w:val="21"/>
        </w:rPr>
        <w:t>给后续其他实验流程的自动化提出了一种可复现的框架和结构</w:t>
      </w:r>
      <w:del w:id="126" w:author="杨欣" w:date="2025-04-25T21:24:20Z">
        <w:r>
          <w:rPr>
            <w:rFonts w:hint="eastAsia" w:ascii="宋体" w:hAnsi="宋体"/>
            <w:szCs w:val="21"/>
          </w:rPr>
          <w:delText>，</w:delText>
        </w:r>
      </w:del>
      <w:ins w:id="127" w:author="杨欣" w:date="2025-04-25T21:24:20Z">
        <w:r>
          <w:rPr>
            <w:rFonts w:hint="eastAsia" w:ascii="宋体" w:hAnsi="宋体"/>
            <w:szCs w:val="21"/>
            <w:lang w:eastAsia="zh-CN"/>
          </w:rPr>
          <w:t>。</w:t>
        </w:r>
      </w:ins>
      <w:ins w:id="128" w:author="杨欣" w:date="2025-04-25T21:24:21Z">
        <w:r>
          <w:rPr>
            <w:rFonts w:hint="eastAsia" w:ascii="宋体" w:hAnsi="宋体"/>
            <w:szCs w:val="21"/>
            <w:lang w:val="en-US" w:eastAsia="zh-CN"/>
          </w:rPr>
          <w:t>因此</w:t>
        </w:r>
      </w:ins>
      <w:ins w:id="129" w:author="杨欣" w:date="2025-04-25T21:24:22Z">
        <w:r>
          <w:rPr>
            <w:rFonts w:hint="eastAsia" w:ascii="宋体" w:hAnsi="宋体"/>
            <w:szCs w:val="21"/>
            <w:lang w:val="en-US" w:eastAsia="zh-CN"/>
          </w:rPr>
          <w:t>本</w:t>
        </w:r>
      </w:ins>
      <w:ins w:id="130" w:author="杨欣" w:date="2025-04-25T21:24:24Z">
        <w:r>
          <w:rPr>
            <w:rFonts w:hint="eastAsia" w:ascii="宋体" w:hAnsi="宋体"/>
            <w:szCs w:val="21"/>
            <w:lang w:val="en-US" w:eastAsia="zh-CN"/>
          </w:rPr>
          <w:t>设计</w:t>
        </w:r>
      </w:ins>
      <w:ins w:id="131" w:author="杨欣" w:date="2025-04-25T21:24:25Z">
        <w:r>
          <w:rPr>
            <w:rFonts w:hint="eastAsia" w:ascii="宋体" w:hAnsi="宋体"/>
            <w:szCs w:val="21"/>
            <w:lang w:val="en-US" w:eastAsia="zh-CN"/>
          </w:rPr>
          <w:t>方案</w:t>
        </w:r>
      </w:ins>
      <w:r>
        <w:rPr>
          <w:rFonts w:hint="eastAsia" w:ascii="宋体" w:hAnsi="宋体"/>
          <w:szCs w:val="21"/>
        </w:rPr>
        <w:t>不仅服务于本实验的教学需求，也能在实际的生产和科研中发挥一定作用。</w:t>
      </w:r>
    </w:p>
    <w:p w14:paraId="6EC2246C">
      <w:pPr>
        <w:pStyle w:val="102"/>
        <w:ind w:firstLine="420"/>
        <w:rPr>
          <w:ins w:id="132" w:author="杨欣" w:date="2025-04-25T22:09:11Z"/>
          <w:rFonts w:hint="default" w:ascii="宋体" w:hAnsi="宋体" w:eastAsia="宋体"/>
          <w:szCs w:val="21"/>
          <w:lang w:val="en-US" w:eastAsia="zh-CN"/>
        </w:rPr>
      </w:pPr>
      <w:ins w:id="133" w:author="杨欣" w:date="2025-04-25T22:10:39Z">
        <w:r>
          <w:rPr>
            <w:rFonts w:hint="eastAsia" w:ascii="宋体" w:hAnsi="宋体"/>
            <w:szCs w:val="21"/>
            <w:lang w:val="en-US" w:eastAsia="zh-CN"/>
          </w:rPr>
          <w:t>（</w:t>
        </w:r>
      </w:ins>
      <w:ins w:id="134" w:author="杨欣" w:date="2025-04-25T22:09:13Z">
        <w:r>
          <w:rPr>
            <w:rFonts w:hint="eastAsia" w:ascii="宋体" w:hAnsi="宋体"/>
            <w:szCs w:val="21"/>
            <w:lang w:val="en-US" w:eastAsia="zh-CN"/>
          </w:rPr>
          <w:t>你的</w:t>
        </w:r>
      </w:ins>
      <w:ins w:id="135" w:author="杨欣" w:date="2025-04-25T22:09:14Z">
        <w:r>
          <w:rPr>
            <w:rFonts w:hint="eastAsia" w:ascii="宋体" w:hAnsi="宋体"/>
            <w:szCs w:val="21"/>
            <w:lang w:val="en-US" w:eastAsia="zh-CN"/>
          </w:rPr>
          <w:t>参考</w:t>
        </w:r>
      </w:ins>
      <w:ins w:id="136" w:author="杨欣" w:date="2025-04-25T22:09:15Z">
        <w:r>
          <w:rPr>
            <w:rFonts w:hint="eastAsia" w:ascii="宋体" w:hAnsi="宋体"/>
            <w:szCs w:val="21"/>
            <w:lang w:val="en-US" w:eastAsia="zh-CN"/>
          </w:rPr>
          <w:t>文献</w:t>
        </w:r>
      </w:ins>
      <w:ins w:id="137" w:author="杨欣" w:date="2025-04-25T22:09:16Z">
        <w:r>
          <w:rPr>
            <w:rFonts w:hint="eastAsia" w:ascii="宋体" w:hAnsi="宋体"/>
            <w:szCs w:val="21"/>
            <w:lang w:val="en-US" w:eastAsia="zh-CN"/>
          </w:rPr>
          <w:t>在</w:t>
        </w:r>
      </w:ins>
      <w:ins w:id="138" w:author="杨欣" w:date="2025-04-25T22:09:17Z">
        <w:r>
          <w:rPr>
            <w:rFonts w:hint="eastAsia" w:ascii="宋体" w:hAnsi="宋体"/>
            <w:szCs w:val="21"/>
            <w:lang w:val="en-US" w:eastAsia="zh-CN"/>
          </w:rPr>
          <w:t>哪里</w:t>
        </w:r>
      </w:ins>
      <w:ins w:id="139" w:author="杨欣" w:date="2025-04-25T22:09:18Z">
        <w:r>
          <w:rPr>
            <w:rFonts w:hint="eastAsia" w:ascii="宋体" w:hAnsi="宋体"/>
            <w:szCs w:val="21"/>
            <w:lang w:val="en-US" w:eastAsia="zh-CN"/>
          </w:rPr>
          <w:t>引用的</w:t>
        </w:r>
      </w:ins>
      <w:ins w:id="140" w:author="杨欣" w:date="2025-04-25T22:09:19Z">
        <w:r>
          <w:rPr>
            <w:rFonts w:hint="eastAsia" w:ascii="宋体" w:hAnsi="宋体"/>
            <w:szCs w:val="21"/>
            <w:lang w:val="en-US" w:eastAsia="zh-CN"/>
          </w:rPr>
          <w:t>？</w:t>
        </w:r>
      </w:ins>
      <w:ins w:id="141" w:author="杨欣" w:date="2025-04-25T22:09:20Z">
        <w:r>
          <w:rPr>
            <w:rFonts w:hint="eastAsia" w:ascii="宋体" w:hAnsi="宋体"/>
            <w:szCs w:val="21"/>
            <w:lang w:val="en-US" w:eastAsia="zh-CN"/>
          </w:rPr>
          <w:t>要加</w:t>
        </w:r>
      </w:ins>
      <w:ins w:id="142" w:author="杨欣" w:date="2025-04-25T22:09:21Z">
        <w:r>
          <w:rPr>
            <w:rFonts w:hint="eastAsia" w:ascii="宋体" w:hAnsi="宋体"/>
            <w:szCs w:val="21"/>
            <w:lang w:val="en-US" w:eastAsia="zh-CN"/>
          </w:rPr>
          <w:t>上</w:t>
        </w:r>
      </w:ins>
      <w:ins w:id="143" w:author="杨欣" w:date="2025-04-25T22:09:22Z">
        <w:r>
          <w:rPr>
            <w:rFonts w:hint="eastAsia" w:ascii="宋体" w:hAnsi="宋体"/>
            <w:szCs w:val="21"/>
            <w:lang w:val="en-US" w:eastAsia="zh-CN"/>
          </w:rPr>
          <w:t>参考</w:t>
        </w:r>
      </w:ins>
      <w:ins w:id="144" w:author="杨欣" w:date="2025-04-25T22:09:23Z">
        <w:r>
          <w:rPr>
            <w:rFonts w:hint="eastAsia" w:ascii="宋体" w:hAnsi="宋体"/>
            <w:szCs w:val="21"/>
            <w:lang w:val="en-US" w:eastAsia="zh-CN"/>
          </w:rPr>
          <w:t>文献的</w:t>
        </w:r>
      </w:ins>
      <w:ins w:id="145" w:author="杨欣" w:date="2025-04-25T22:09:26Z">
        <w:r>
          <w:rPr>
            <w:rFonts w:hint="eastAsia" w:ascii="宋体" w:hAnsi="宋体"/>
            <w:szCs w:val="21"/>
            <w:lang w:val="en-US" w:eastAsia="zh-CN"/>
          </w:rPr>
          <w:t>编号。</w:t>
        </w:r>
      </w:ins>
      <w:ins w:id="146" w:author="杨欣" w:date="2025-04-25T22:09:28Z">
        <w:r>
          <w:rPr>
            <w:rFonts w:hint="eastAsia" w:ascii="宋体" w:hAnsi="宋体"/>
            <w:szCs w:val="21"/>
            <w:lang w:val="en-US" w:eastAsia="zh-CN"/>
          </w:rPr>
          <w:t>文</w:t>
        </w:r>
      </w:ins>
      <w:ins w:id="147" w:author="杨欣" w:date="2025-04-25T22:09:29Z">
        <w:r>
          <w:rPr>
            <w:rFonts w:hint="eastAsia" w:ascii="宋体" w:hAnsi="宋体"/>
            <w:szCs w:val="21"/>
            <w:lang w:val="en-US" w:eastAsia="zh-CN"/>
          </w:rPr>
          <w:t>中</w:t>
        </w:r>
      </w:ins>
      <w:ins w:id="148" w:author="杨欣" w:date="2025-04-25T22:09:30Z">
        <w:r>
          <w:rPr>
            <w:rFonts w:hint="eastAsia" w:ascii="宋体" w:hAnsi="宋体"/>
            <w:szCs w:val="21"/>
            <w:lang w:val="en-US" w:eastAsia="zh-CN"/>
          </w:rPr>
          <w:t>提到的</w:t>
        </w:r>
      </w:ins>
      <w:ins w:id="149" w:author="杨欣" w:date="2025-04-25T22:09:31Z">
        <w:r>
          <w:rPr>
            <w:rFonts w:hint="eastAsia" w:ascii="宋体" w:hAnsi="宋体"/>
            <w:szCs w:val="21"/>
            <w:lang w:val="en-US" w:eastAsia="zh-CN"/>
          </w:rPr>
          <w:t>所有</w:t>
        </w:r>
      </w:ins>
      <w:ins w:id="150" w:author="杨欣" w:date="2025-04-25T22:09:32Z">
        <w:r>
          <w:rPr>
            <w:rFonts w:hint="eastAsia" w:ascii="宋体" w:hAnsi="宋体"/>
            <w:szCs w:val="21"/>
            <w:lang w:val="en-US" w:eastAsia="zh-CN"/>
          </w:rPr>
          <w:t>的</w:t>
        </w:r>
      </w:ins>
      <w:ins w:id="151" w:author="杨欣" w:date="2025-04-25T22:09:33Z">
        <w:r>
          <w:rPr>
            <w:rFonts w:hint="eastAsia" w:ascii="宋体" w:hAnsi="宋体"/>
            <w:szCs w:val="21"/>
            <w:lang w:val="en-US" w:eastAsia="zh-CN"/>
          </w:rPr>
          <w:t>图表</w:t>
        </w:r>
      </w:ins>
      <w:ins w:id="152" w:author="杨欣" w:date="2025-04-25T22:09:35Z">
        <w:r>
          <w:rPr>
            <w:rFonts w:hint="eastAsia" w:ascii="宋体" w:hAnsi="宋体"/>
            <w:szCs w:val="21"/>
            <w:lang w:val="en-US" w:eastAsia="zh-CN"/>
          </w:rPr>
          <w:t>都</w:t>
        </w:r>
      </w:ins>
      <w:ins w:id="153" w:author="杨欣" w:date="2025-04-25T22:09:36Z">
        <w:r>
          <w:rPr>
            <w:rFonts w:hint="eastAsia" w:ascii="宋体" w:hAnsi="宋体"/>
            <w:szCs w:val="21"/>
            <w:lang w:val="en-US" w:eastAsia="zh-CN"/>
          </w:rPr>
          <w:t>要</w:t>
        </w:r>
      </w:ins>
      <w:ins w:id="154" w:author="杨欣" w:date="2025-04-25T22:09:37Z">
        <w:r>
          <w:rPr>
            <w:rFonts w:hint="eastAsia" w:ascii="宋体" w:hAnsi="宋体"/>
            <w:szCs w:val="21"/>
            <w:lang w:val="en-US" w:eastAsia="zh-CN"/>
          </w:rPr>
          <w:t>有</w:t>
        </w:r>
      </w:ins>
      <w:ins w:id="155" w:author="杨欣" w:date="2025-04-25T22:09:38Z">
        <w:r>
          <w:rPr>
            <w:rFonts w:hint="eastAsia" w:ascii="宋体" w:hAnsi="宋体"/>
            <w:szCs w:val="21"/>
            <w:lang w:val="en-US" w:eastAsia="zh-CN"/>
          </w:rPr>
          <w:t>图</w:t>
        </w:r>
      </w:ins>
      <w:ins w:id="156" w:author="杨欣" w:date="2025-04-25T22:10:25Z">
        <w:r>
          <w:rPr>
            <w:rFonts w:hint="eastAsia" w:ascii="宋体" w:hAnsi="宋体"/>
            <w:szCs w:val="21"/>
            <w:lang w:val="en-US" w:eastAsia="zh-CN"/>
          </w:rPr>
          <w:t>标</w:t>
        </w:r>
      </w:ins>
      <w:ins w:id="157" w:author="杨欣" w:date="2025-04-25T22:09:41Z">
        <w:r>
          <w:rPr>
            <w:rFonts w:hint="eastAsia" w:ascii="宋体" w:hAnsi="宋体"/>
            <w:szCs w:val="21"/>
            <w:lang w:val="en-US" w:eastAsia="zh-CN"/>
          </w:rPr>
          <w:t>和</w:t>
        </w:r>
      </w:ins>
      <w:ins w:id="158" w:author="杨欣" w:date="2025-04-25T22:09:44Z">
        <w:r>
          <w:rPr>
            <w:rFonts w:hint="eastAsia" w:ascii="宋体" w:hAnsi="宋体"/>
            <w:szCs w:val="21"/>
            <w:lang w:val="en-US" w:eastAsia="zh-CN"/>
          </w:rPr>
          <w:t>表</w:t>
        </w:r>
      </w:ins>
      <w:ins w:id="159" w:author="杨欣" w:date="2025-04-25T22:10:09Z">
        <w:r>
          <w:rPr>
            <w:rFonts w:hint="eastAsia" w:ascii="宋体" w:hAnsi="宋体"/>
            <w:szCs w:val="21"/>
            <w:lang w:val="en-US" w:eastAsia="zh-CN"/>
          </w:rPr>
          <w:t>头</w:t>
        </w:r>
      </w:ins>
      <w:ins w:id="160" w:author="杨欣" w:date="2025-04-25T22:09:48Z">
        <w:r>
          <w:rPr>
            <w:rFonts w:hint="eastAsia" w:ascii="宋体" w:hAnsi="宋体"/>
            <w:szCs w:val="21"/>
            <w:lang w:val="en-US" w:eastAsia="zh-CN"/>
          </w:rPr>
          <w:t>，</w:t>
        </w:r>
      </w:ins>
      <w:ins w:id="161" w:author="杨欣" w:date="2025-04-25T22:09:50Z">
        <w:r>
          <w:rPr>
            <w:rFonts w:hint="eastAsia" w:ascii="宋体" w:hAnsi="宋体"/>
            <w:szCs w:val="21"/>
            <w:lang w:val="en-US" w:eastAsia="zh-CN"/>
          </w:rPr>
          <w:t>图</w:t>
        </w:r>
      </w:ins>
      <w:ins w:id="162" w:author="杨欣" w:date="2025-04-25T22:10:30Z">
        <w:r>
          <w:rPr>
            <w:rFonts w:hint="eastAsia" w:ascii="宋体" w:hAnsi="宋体"/>
            <w:szCs w:val="21"/>
            <w:lang w:val="en-US" w:eastAsia="zh-CN"/>
          </w:rPr>
          <w:t>标</w:t>
        </w:r>
      </w:ins>
      <w:ins w:id="163" w:author="杨欣" w:date="2025-04-25T22:09:53Z">
        <w:r>
          <w:rPr>
            <w:rFonts w:hint="eastAsia" w:ascii="宋体" w:hAnsi="宋体"/>
            <w:szCs w:val="21"/>
            <w:lang w:val="en-US" w:eastAsia="zh-CN"/>
          </w:rPr>
          <w:t>放在</w:t>
        </w:r>
      </w:ins>
      <w:ins w:id="164" w:author="杨欣" w:date="2025-04-25T22:09:54Z">
        <w:r>
          <w:rPr>
            <w:rFonts w:hint="eastAsia" w:ascii="宋体" w:hAnsi="宋体"/>
            <w:szCs w:val="21"/>
            <w:lang w:val="en-US" w:eastAsia="zh-CN"/>
          </w:rPr>
          <w:t>图下，</w:t>
        </w:r>
      </w:ins>
      <w:ins w:id="165" w:author="杨欣" w:date="2025-04-25T22:09:57Z">
        <w:r>
          <w:rPr>
            <w:rFonts w:hint="eastAsia" w:ascii="宋体" w:hAnsi="宋体"/>
            <w:szCs w:val="21"/>
            <w:lang w:val="en-US" w:eastAsia="zh-CN"/>
          </w:rPr>
          <w:t>表</w:t>
        </w:r>
      </w:ins>
      <w:ins w:id="166" w:author="杨欣" w:date="2025-04-25T22:10:17Z">
        <w:r>
          <w:rPr>
            <w:rFonts w:hint="eastAsia" w:ascii="宋体" w:hAnsi="宋体"/>
            <w:szCs w:val="21"/>
            <w:lang w:val="en-US" w:eastAsia="zh-CN"/>
          </w:rPr>
          <w:t>头</w:t>
        </w:r>
      </w:ins>
      <w:ins w:id="167" w:author="杨欣" w:date="2025-04-25T22:10:00Z">
        <w:r>
          <w:rPr>
            <w:rFonts w:hint="eastAsia" w:ascii="宋体" w:hAnsi="宋体"/>
            <w:szCs w:val="21"/>
            <w:lang w:val="en-US" w:eastAsia="zh-CN"/>
          </w:rPr>
          <w:t>要</w:t>
        </w:r>
      </w:ins>
      <w:ins w:id="168" w:author="杨欣" w:date="2025-04-25T22:10:02Z">
        <w:r>
          <w:rPr>
            <w:rFonts w:hint="eastAsia" w:ascii="宋体" w:hAnsi="宋体"/>
            <w:szCs w:val="21"/>
            <w:lang w:val="en-US" w:eastAsia="zh-CN"/>
          </w:rPr>
          <w:t>放在</w:t>
        </w:r>
      </w:ins>
      <w:ins w:id="169" w:author="杨欣" w:date="2025-04-25T22:10:34Z">
        <w:r>
          <w:rPr>
            <w:rFonts w:hint="eastAsia" w:ascii="宋体" w:hAnsi="宋体"/>
            <w:szCs w:val="21"/>
            <w:lang w:val="en-US" w:eastAsia="zh-CN"/>
          </w:rPr>
          <w:t>表</w:t>
        </w:r>
      </w:ins>
      <w:ins w:id="170" w:author="杨欣" w:date="2025-04-25T22:10:35Z">
        <w:r>
          <w:rPr>
            <w:rFonts w:hint="eastAsia" w:ascii="宋体" w:hAnsi="宋体"/>
            <w:szCs w:val="21"/>
            <w:lang w:val="en-US" w:eastAsia="zh-CN"/>
          </w:rPr>
          <w:t>上</w:t>
        </w:r>
      </w:ins>
      <w:ins w:id="171" w:author="杨欣" w:date="2025-04-25T22:10:36Z">
        <w:r>
          <w:rPr>
            <w:rFonts w:hint="eastAsia" w:ascii="宋体" w:hAnsi="宋体"/>
            <w:szCs w:val="21"/>
            <w:lang w:val="en-US" w:eastAsia="zh-CN"/>
          </w:rPr>
          <w:t>）</w:t>
        </w:r>
      </w:ins>
    </w:p>
    <w:p w14:paraId="57499452">
      <w:pPr>
        <w:pStyle w:val="102"/>
        <w:ind w:firstLine="420"/>
        <w:rPr>
          <w:rFonts w:hint="eastAsia" w:ascii="宋体" w:hAnsi="宋体"/>
          <w:szCs w:val="21"/>
        </w:rPr>
      </w:pPr>
    </w:p>
    <w:bookmarkEnd w:id="1"/>
    <w:p w14:paraId="02F8EFE4">
      <w:pPr>
        <w:pStyle w:val="96"/>
        <w:rPr>
          <w:rFonts w:hint="eastAsia" w:eastAsia="宋体"/>
          <w:lang w:eastAsia="zh-CN"/>
        </w:rPr>
      </w:pPr>
      <w:bookmarkStart w:id="2" w:name="数字化设计方案"/>
      <w:r>
        <w:rPr>
          <w:rFonts w:hint="eastAsia"/>
        </w:rPr>
        <w:t xml:space="preserve">2 </w:t>
      </w:r>
      <w:del w:id="172" w:author="杨欣" w:date="2025-04-25T21:26:44Z">
        <w:r>
          <w:rPr>
            <w:rFonts w:hint="default"/>
            <w:lang w:val="en-US"/>
          </w:rPr>
          <w:delText>数字化</w:delText>
        </w:r>
      </w:del>
      <w:ins w:id="173" w:author="杨欣" w:date="2025-04-25T21:26:45Z">
        <w:r>
          <w:rPr>
            <w:rFonts w:hint="eastAsia"/>
            <w:lang w:val="en-US" w:eastAsia="zh-CN"/>
          </w:rPr>
          <w:t>改进</w:t>
        </w:r>
      </w:ins>
      <w:ins w:id="174" w:author="杨欣" w:date="2025-04-25T21:26:46Z">
        <w:r>
          <w:rPr>
            <w:rFonts w:hint="eastAsia"/>
            <w:lang w:val="en-US" w:eastAsia="zh-CN"/>
          </w:rPr>
          <w:t>的</w:t>
        </w:r>
      </w:ins>
      <w:ins w:id="175" w:author="杨欣" w:date="2025-04-25T21:31:27Z">
        <w:r>
          <w:rPr>
            <w:rFonts w:hint="eastAsia"/>
            <w:lang w:val="en-US" w:eastAsia="zh-CN"/>
          </w:rPr>
          <w:t>数字化</w:t>
        </w:r>
      </w:ins>
      <w:r>
        <w:rPr>
          <w:rFonts w:hint="eastAsia"/>
        </w:rPr>
        <w:t>设计方案</w:t>
      </w:r>
      <w:ins w:id="176" w:author="杨欣" w:date="2025-04-25T21:43:22Z">
        <w:r>
          <w:rPr>
            <w:rFonts w:hint="eastAsia"/>
            <w:lang w:eastAsia="zh-CN"/>
          </w:rPr>
          <w:t>（</w:t>
        </w:r>
      </w:ins>
      <w:ins w:id="177" w:author="杨欣" w:date="2025-04-25T21:43:55Z">
        <w:r>
          <w:rPr>
            <w:rFonts w:hint="eastAsia"/>
            <w:lang w:val="en-US" w:eastAsia="zh-CN"/>
          </w:rPr>
          <w:t>数字化</w:t>
        </w:r>
      </w:ins>
      <w:ins w:id="178" w:author="杨欣" w:date="2025-04-25T21:43:56Z">
        <w:r>
          <w:rPr>
            <w:rFonts w:hint="eastAsia"/>
            <w:lang w:val="en-US" w:eastAsia="zh-CN"/>
          </w:rPr>
          <w:t>是否要</w:t>
        </w:r>
      </w:ins>
      <w:ins w:id="179" w:author="杨欣" w:date="2025-04-25T21:43:58Z">
        <w:r>
          <w:rPr>
            <w:rFonts w:hint="eastAsia"/>
            <w:lang w:val="en-US" w:eastAsia="zh-CN"/>
          </w:rPr>
          <w:t>保留？</w:t>
        </w:r>
      </w:ins>
      <w:ins w:id="180" w:author="杨欣" w:date="2025-04-25T21:43:59Z">
        <w:r>
          <w:rPr>
            <w:rFonts w:hint="eastAsia"/>
            <w:lang w:val="en-US" w:eastAsia="zh-CN"/>
          </w:rPr>
          <w:t>因为</w:t>
        </w:r>
      </w:ins>
      <w:ins w:id="181" w:author="杨欣" w:date="2025-04-25T21:44:00Z">
        <w:r>
          <w:rPr>
            <w:rFonts w:hint="eastAsia"/>
            <w:lang w:val="en-US" w:eastAsia="zh-CN"/>
          </w:rPr>
          <w:t>题目和</w:t>
        </w:r>
      </w:ins>
      <w:ins w:id="182" w:author="杨欣" w:date="2025-04-25T21:44:01Z">
        <w:r>
          <w:rPr>
            <w:rFonts w:hint="eastAsia"/>
            <w:lang w:val="en-US" w:eastAsia="zh-CN"/>
          </w:rPr>
          <w:t>摘要</w:t>
        </w:r>
      </w:ins>
      <w:ins w:id="183" w:author="杨欣" w:date="2025-04-25T21:44:02Z">
        <w:r>
          <w:rPr>
            <w:rFonts w:hint="eastAsia"/>
            <w:lang w:val="en-US" w:eastAsia="zh-CN"/>
          </w:rPr>
          <w:t>里面</w:t>
        </w:r>
      </w:ins>
      <w:ins w:id="184" w:author="杨欣" w:date="2025-04-25T21:44:03Z">
        <w:r>
          <w:rPr>
            <w:rFonts w:hint="eastAsia"/>
            <w:lang w:val="en-US" w:eastAsia="zh-CN"/>
          </w:rPr>
          <w:t>根本</w:t>
        </w:r>
      </w:ins>
      <w:ins w:id="185" w:author="杨欣" w:date="2025-04-25T21:44:04Z">
        <w:r>
          <w:rPr>
            <w:rFonts w:hint="eastAsia"/>
            <w:lang w:val="en-US" w:eastAsia="zh-CN"/>
          </w:rPr>
          <w:t>没提到</w:t>
        </w:r>
      </w:ins>
      <w:ins w:id="186" w:author="杨欣" w:date="2025-04-25T21:44:05Z">
        <w:r>
          <w:rPr>
            <w:rFonts w:hint="eastAsia"/>
            <w:lang w:val="en-US" w:eastAsia="zh-CN"/>
          </w:rPr>
          <w:t>数字化</w:t>
        </w:r>
      </w:ins>
      <w:ins w:id="187" w:author="杨欣" w:date="2025-04-25T21:44:06Z">
        <w:r>
          <w:rPr>
            <w:rFonts w:hint="eastAsia"/>
            <w:lang w:val="en-US" w:eastAsia="zh-CN"/>
          </w:rPr>
          <w:t>，</w:t>
        </w:r>
      </w:ins>
      <w:ins w:id="188" w:author="杨欣" w:date="2025-04-25T21:44:07Z">
        <w:r>
          <w:rPr>
            <w:rFonts w:hint="eastAsia"/>
            <w:lang w:val="en-US" w:eastAsia="zh-CN"/>
          </w:rPr>
          <w:t>前言里面</w:t>
        </w:r>
      </w:ins>
      <w:ins w:id="189" w:author="杨欣" w:date="2025-04-25T21:44:08Z">
        <w:r>
          <w:rPr>
            <w:rFonts w:hint="eastAsia"/>
            <w:lang w:val="en-US" w:eastAsia="zh-CN"/>
          </w:rPr>
          <w:t>也</w:t>
        </w:r>
      </w:ins>
      <w:ins w:id="190" w:author="杨欣" w:date="2025-04-25T21:44:10Z">
        <w:r>
          <w:rPr>
            <w:rFonts w:hint="eastAsia"/>
            <w:lang w:val="en-US" w:eastAsia="zh-CN"/>
          </w:rPr>
          <w:t>没提到</w:t>
        </w:r>
      </w:ins>
      <w:ins w:id="191" w:author="杨欣" w:date="2025-04-25T22:08:17Z">
        <w:r>
          <w:rPr>
            <w:rFonts w:hint="eastAsia"/>
            <w:lang w:val="en-US" w:eastAsia="zh-CN"/>
          </w:rPr>
          <w:t>，</w:t>
        </w:r>
      </w:ins>
      <w:ins w:id="192" w:author="杨欣" w:date="2025-04-25T22:08:18Z">
        <w:r>
          <w:rPr>
            <w:rFonts w:hint="eastAsia"/>
            <w:lang w:val="en-US" w:eastAsia="zh-CN"/>
          </w:rPr>
          <w:t>如果</w:t>
        </w:r>
      </w:ins>
      <w:ins w:id="193" w:author="杨欣" w:date="2025-04-25T22:08:19Z">
        <w:r>
          <w:rPr>
            <w:rFonts w:hint="eastAsia"/>
            <w:lang w:val="en-US" w:eastAsia="zh-CN"/>
          </w:rPr>
          <w:t>要</w:t>
        </w:r>
      </w:ins>
      <w:ins w:id="194" w:author="杨欣" w:date="2025-04-25T22:08:20Z">
        <w:r>
          <w:rPr>
            <w:rFonts w:hint="eastAsia"/>
            <w:lang w:val="en-US" w:eastAsia="zh-CN"/>
          </w:rPr>
          <w:t>保留，</w:t>
        </w:r>
      </w:ins>
      <w:ins w:id="195" w:author="杨欣" w:date="2025-04-25T22:08:21Z">
        <w:r>
          <w:rPr>
            <w:rFonts w:hint="eastAsia"/>
            <w:lang w:val="en-US" w:eastAsia="zh-CN"/>
          </w:rPr>
          <w:t>前面</w:t>
        </w:r>
      </w:ins>
      <w:ins w:id="196" w:author="杨欣" w:date="2025-04-25T22:08:22Z">
        <w:r>
          <w:rPr>
            <w:rFonts w:hint="eastAsia"/>
            <w:lang w:val="en-US" w:eastAsia="zh-CN"/>
          </w:rPr>
          <w:t>也要</w:t>
        </w:r>
      </w:ins>
      <w:ins w:id="197" w:author="杨欣" w:date="2025-04-25T22:08:24Z">
        <w:r>
          <w:rPr>
            <w:rFonts w:hint="eastAsia"/>
            <w:lang w:val="en-US" w:eastAsia="zh-CN"/>
          </w:rPr>
          <w:t>强调</w:t>
        </w:r>
      </w:ins>
      <w:ins w:id="198" w:author="杨欣" w:date="2025-04-25T21:43:22Z">
        <w:r>
          <w:rPr>
            <w:rFonts w:hint="eastAsia"/>
            <w:lang w:eastAsia="zh-CN"/>
          </w:rPr>
          <w:t>）</w:t>
        </w:r>
      </w:ins>
    </w:p>
    <w:p w14:paraId="5A345D31">
      <w:pPr>
        <w:pStyle w:val="102"/>
        <w:ind w:firstLine="420"/>
        <w:jc w:val="both"/>
        <w:rPr>
          <w:ins w:id="200" w:author="杨欣" w:date="2025-04-25T21:25:26Z"/>
          <w:rFonts w:hint="eastAsia"/>
        </w:rPr>
        <w:pPrChange w:id="199" w:author="杨欣" w:date="2025-04-25T21:25:16Z">
          <w:pPr>
            <w:pStyle w:val="102"/>
            <w:ind w:firstLine="420"/>
          </w:pPr>
        </w:pPrChange>
      </w:pPr>
      <w:del w:id="201" w:author="杨欣" w:date="2025-04-25T21:24:50Z">
        <w:r>
          <w:rPr>
            <w:rFonts w:hint="eastAsia"/>
          </w:rPr>
          <w:delText>数字化设计方案本身不应减少对固有实验本身教学目标的要求。</w:delText>
        </w:r>
      </w:del>
      <w:ins w:id="202" w:author="杨欣" w:date="2025-04-25T21:25:03Z">
        <w:r>
          <w:rPr>
            <w:rFonts w:hint="eastAsia"/>
            <w:lang w:val="en-US" w:eastAsia="zh-CN"/>
          </w:rPr>
          <w:t>化工</w:t>
        </w:r>
      </w:ins>
      <w:ins w:id="203" w:author="杨欣" w:date="2025-04-25T21:25:05Z">
        <w:r>
          <w:rPr>
            <w:rFonts w:hint="eastAsia"/>
            <w:lang w:val="en-US" w:eastAsia="zh-CN"/>
          </w:rPr>
          <w:t>原理</w:t>
        </w:r>
      </w:ins>
      <w:r>
        <w:rPr>
          <w:rFonts w:hint="eastAsia"/>
        </w:rPr>
        <w:t>恒压过滤实验要求学生熟悉相应的操作器械和操作方法，通过对理论知识的学习加深对恒压过滤常数的认识，了解恒压过滤模型的影响因素及特性，学会</w:t>
      </w:r>
      <m:oMath>
        <m:r>
          <m:rPr/>
          <w:rPr>
            <w:rFonts w:ascii="Cambria Math" w:hAnsi="Cambria Math"/>
          </w:rPr>
          <m:t>dθ</m:t>
        </m:r>
        <m:r>
          <m:rPr>
            <m:sty m:val="p"/>
          </m:rPr>
          <w:rPr>
            <w:rFonts w:ascii="Cambria Math" w:hAnsi="Cambria Math"/>
          </w:rPr>
          <m:t>/</m:t>
        </m:r>
        <m:r>
          <m:rPr/>
          <w:rPr>
            <w:rFonts w:ascii="Cambria Math" w:hAnsi="Cambria Math"/>
          </w:rPr>
          <m:t>dq</m:t>
        </m:r>
        <m:r>
          <m:rPr>
            <m:sty m:val="p"/>
          </m:rPr>
          <w:rPr>
            <w:rFonts w:ascii="Cambria Math" w:hAnsi="Cambria Math"/>
          </w:rPr>
          <m:t>−</m:t>
        </m:r>
        <m:r>
          <m:rPr/>
          <w:rPr>
            <w:rFonts w:ascii="Cambria Math" w:hAnsi="Cambria Math"/>
          </w:rPr>
          <m:t>q</m:t>
        </m:r>
      </m:oMath>
      <w:r>
        <w:rPr>
          <w:rFonts w:hint="eastAsia"/>
        </w:rPr>
        <w:t>一类关系的处理方法，在实际操作过程中对理论模型进行验证。</w:t>
      </w:r>
    </w:p>
    <w:p w14:paraId="6D85AC39">
      <w:pPr>
        <w:pStyle w:val="102"/>
        <w:ind w:firstLine="420"/>
        <w:jc w:val="both"/>
        <w:rPr>
          <w:rFonts w:hint="eastAsia" w:eastAsia="宋体"/>
          <w:lang w:eastAsia="zh-CN"/>
        </w:rPr>
        <w:pPrChange w:id="204" w:author="杨欣" w:date="2025-04-25T21:25:16Z">
          <w:pPr>
            <w:pStyle w:val="102"/>
            <w:ind w:firstLine="420"/>
          </w:pPr>
        </w:pPrChange>
      </w:pPr>
      <w:del w:id="205" w:author="杨欣" w:date="2025-04-25T21:27:05Z">
        <w:r>
          <w:rPr>
            <w:rFonts w:hint="default"/>
            <w:lang w:val="en-US"/>
          </w:rPr>
          <w:delText>数字化</w:delText>
        </w:r>
      </w:del>
      <w:ins w:id="206" w:author="杨欣" w:date="2025-04-25T21:27:06Z">
        <w:r>
          <w:rPr>
            <w:rFonts w:hint="eastAsia"/>
            <w:lang w:val="en-US" w:eastAsia="zh-CN"/>
          </w:rPr>
          <w:t>改进的</w:t>
        </w:r>
      </w:ins>
      <w:ins w:id="207" w:author="杨欣" w:date="2025-04-25T21:43:50Z">
        <w:r>
          <w:rPr>
            <w:rFonts w:hint="eastAsia"/>
            <w:lang w:val="en-US" w:eastAsia="zh-CN"/>
          </w:rPr>
          <w:t>数字化</w:t>
        </w:r>
      </w:ins>
      <w:r>
        <w:rPr>
          <w:rFonts w:hint="eastAsia"/>
        </w:rPr>
        <w:t>设计</w:t>
      </w:r>
      <w:ins w:id="208" w:author="杨欣" w:date="2025-04-25T21:27:09Z">
        <w:r>
          <w:rPr>
            <w:rFonts w:hint="eastAsia"/>
            <w:lang w:val="en-US" w:eastAsia="zh-CN"/>
          </w:rPr>
          <w:t>方案</w:t>
        </w:r>
      </w:ins>
      <w:del w:id="209" w:author="杨欣" w:date="2025-04-25T21:29:37Z">
        <w:r>
          <w:rPr>
            <w:rFonts w:hint="eastAsia"/>
          </w:rPr>
          <w:delText>是</w:delText>
        </w:r>
      </w:del>
      <w:ins w:id="210" w:author="杨欣" w:date="2025-04-25T21:29:44Z">
        <w:r>
          <w:rPr>
            <w:rFonts w:hint="eastAsia"/>
            <w:lang w:val="en-US" w:eastAsia="zh-CN"/>
          </w:rPr>
          <w:t>需要</w:t>
        </w:r>
      </w:ins>
      <w:r>
        <w:rPr>
          <w:rFonts w:hint="eastAsia"/>
        </w:rPr>
        <w:t>将实验中部分流程或整个流程进行一定的数学建模，仿真模拟，实现对原有实验的补充和优化，通过信息化设计，整个实验流程得到一定的简化有助于提升学生的学习效果，学习体验。</w:t>
      </w:r>
    </w:p>
    <w:p w14:paraId="2317A7A4">
      <w:pPr>
        <w:pStyle w:val="102"/>
        <w:ind w:firstLine="420"/>
        <w:jc w:val="both"/>
        <w:rPr>
          <w:rFonts w:hint="eastAsia" w:ascii="宋体" w:hAnsi="宋体"/>
          <w:szCs w:val="21"/>
        </w:rPr>
        <w:pPrChange w:id="211" w:author="杨欣" w:date="2025-04-25T21:25:16Z">
          <w:pPr>
            <w:pStyle w:val="102"/>
            <w:ind w:firstLine="420"/>
          </w:pPr>
        </w:pPrChange>
      </w:pPr>
      <w:r>
        <w:rPr>
          <w:rFonts w:hint="eastAsia" w:ascii="宋体" w:hAnsi="宋体"/>
          <w:szCs w:val="21"/>
        </w:rPr>
        <w:t>本章首先通过对实验改进前恒压过滤实验的教学目标以及实验经改进后的教学目标和教学功能进行对比，阐述两者之间的差异性；然后，对数字化设计针对的原型实验原理和内容进行详细的介绍；最后，对数字化设计内容的科学原型</w:t>
      </w:r>
      <w:del w:id="212" w:author="杨欣" w:date="2025-04-25T21:48:53Z">
        <w:r>
          <w:rPr>
            <w:rFonts w:hint="eastAsia" w:ascii="宋体" w:hAnsi="宋体"/>
            <w:szCs w:val="21"/>
          </w:rPr>
          <w:delText>，</w:delText>
        </w:r>
      </w:del>
      <w:ins w:id="213" w:author="杨欣" w:date="2025-04-25T21:48:53Z">
        <w:r>
          <w:rPr>
            <w:rFonts w:hint="eastAsia" w:ascii="宋体" w:hAnsi="宋体"/>
            <w:szCs w:val="21"/>
            <w:lang w:eastAsia="zh-CN"/>
          </w:rPr>
          <w:t>、</w:t>
        </w:r>
      </w:ins>
      <w:r>
        <w:rPr>
          <w:rFonts w:hint="eastAsia" w:ascii="宋体" w:hAnsi="宋体"/>
          <w:szCs w:val="21"/>
        </w:rPr>
        <w:t>原理</w:t>
      </w:r>
      <w:del w:id="214" w:author="杨欣" w:date="2025-04-25T21:48:54Z">
        <w:r>
          <w:rPr>
            <w:rFonts w:hint="eastAsia" w:ascii="宋体" w:hAnsi="宋体"/>
            <w:szCs w:val="21"/>
          </w:rPr>
          <w:delText>，</w:delText>
        </w:r>
      </w:del>
      <w:ins w:id="215" w:author="杨欣" w:date="2025-04-25T21:48:54Z">
        <w:r>
          <w:rPr>
            <w:rFonts w:hint="eastAsia" w:ascii="宋体" w:hAnsi="宋体"/>
            <w:szCs w:val="21"/>
            <w:lang w:eastAsia="zh-CN"/>
          </w:rPr>
          <w:t>、</w:t>
        </w:r>
      </w:ins>
      <w:r>
        <w:rPr>
          <w:rFonts w:hint="eastAsia" w:ascii="宋体" w:hAnsi="宋体"/>
          <w:szCs w:val="21"/>
        </w:rPr>
        <w:t>数学建模过程</w:t>
      </w:r>
      <w:del w:id="216" w:author="杨欣" w:date="2025-04-25T21:48:56Z">
        <w:r>
          <w:rPr>
            <w:rFonts w:hint="eastAsia" w:ascii="宋体" w:hAnsi="宋体"/>
            <w:szCs w:val="21"/>
          </w:rPr>
          <w:delText>，</w:delText>
        </w:r>
      </w:del>
      <w:ins w:id="217" w:author="杨欣" w:date="2025-04-25T21:48:56Z">
        <w:r>
          <w:rPr>
            <w:rFonts w:hint="eastAsia" w:ascii="宋体" w:hAnsi="宋体"/>
            <w:szCs w:val="21"/>
            <w:lang w:eastAsia="zh-CN"/>
          </w:rPr>
          <w:t>、</w:t>
        </w:r>
      </w:ins>
      <w:r>
        <w:rPr>
          <w:rFonts w:hint="eastAsia" w:ascii="宋体" w:hAnsi="宋体"/>
          <w:szCs w:val="21"/>
        </w:rPr>
        <w:t>数据库</w:t>
      </w:r>
      <w:del w:id="218" w:author="杨欣" w:date="2025-04-25T21:48:57Z">
        <w:r>
          <w:rPr>
            <w:rFonts w:hint="eastAsia" w:ascii="宋体" w:hAnsi="宋体"/>
            <w:szCs w:val="21"/>
          </w:rPr>
          <w:delText>，</w:delText>
        </w:r>
      </w:del>
      <w:ins w:id="219" w:author="杨欣" w:date="2025-04-25T21:49:00Z">
        <w:r>
          <w:rPr>
            <w:rFonts w:hint="eastAsia" w:ascii="宋体" w:hAnsi="宋体"/>
            <w:szCs w:val="21"/>
            <w:lang w:val="en-US" w:eastAsia="zh-CN"/>
          </w:rPr>
          <w:t>和</w:t>
        </w:r>
      </w:ins>
      <w:r>
        <w:rPr>
          <w:rFonts w:hint="eastAsia" w:ascii="宋体" w:hAnsi="宋体"/>
          <w:szCs w:val="21"/>
        </w:rPr>
        <w:t>算法进行一定的介绍。</w:t>
      </w:r>
    </w:p>
    <w:p w14:paraId="5D86FFB1">
      <w:pPr>
        <w:pStyle w:val="96"/>
      </w:pPr>
      <w:bookmarkStart w:id="3" w:name="教学目标分析对比"/>
      <w:r>
        <w:rPr>
          <w:rFonts w:hint="eastAsia"/>
        </w:rPr>
        <w:t>2.1 教学目标分析对比</w:t>
      </w:r>
    </w:p>
    <w:p w14:paraId="1F0C143A">
      <w:pPr>
        <w:pStyle w:val="102"/>
        <w:ind w:firstLine="420"/>
      </w:pPr>
      <w:r>
        <w:rPr>
          <w:rFonts w:hint="eastAsia"/>
        </w:rPr>
        <w:t>在这一部分，我们将对比实验</w:t>
      </w:r>
      <w:r>
        <w:rPr>
          <w:rFonts w:hint="default"/>
          <w:lang w:val="en-US"/>
        </w:rPr>
        <w:t>优化</w:t>
      </w:r>
      <w:ins w:id="220" w:author="杨欣" w:date="2025-04-25T21:31:56Z">
        <w:r>
          <w:rPr>
            <w:rFonts w:hint="eastAsia"/>
            <w:lang w:val="en-US" w:eastAsia="zh-CN"/>
          </w:rPr>
          <w:t>改进</w:t>
        </w:r>
      </w:ins>
      <w:r>
        <w:rPr>
          <w:rFonts w:hint="eastAsia"/>
        </w:rPr>
        <w:t>前后的教学目标</w:t>
      </w:r>
      <w:ins w:id="221" w:author="杨欣" w:date="2025-04-25T21:30:56Z">
        <w:r>
          <w:rPr>
            <w:rFonts w:hint="eastAsia"/>
            <w:lang w:eastAsia="zh-CN"/>
          </w:rPr>
          <w:t>（</w:t>
        </w:r>
      </w:ins>
      <w:ins w:id="222" w:author="杨欣" w:date="2025-04-25T21:30:59Z">
        <w:r>
          <w:rPr>
            <w:rFonts w:hint="eastAsia"/>
            <w:lang w:val="en-US" w:eastAsia="zh-CN"/>
          </w:rPr>
          <w:t>见表</w:t>
        </w:r>
      </w:ins>
      <w:ins w:id="223" w:author="杨欣" w:date="2025-04-25T21:31:00Z">
        <w:r>
          <w:rPr>
            <w:rFonts w:hint="eastAsia"/>
            <w:lang w:val="en-US" w:eastAsia="zh-CN"/>
          </w:rPr>
          <w:t>1</w:t>
        </w:r>
      </w:ins>
      <w:ins w:id="224" w:author="杨欣" w:date="2025-04-25T21:30:56Z">
        <w:r>
          <w:rPr>
            <w:rFonts w:hint="eastAsia"/>
            <w:lang w:eastAsia="zh-CN"/>
          </w:rPr>
          <w:t>）</w:t>
        </w:r>
      </w:ins>
      <w:r>
        <w:rPr>
          <w:rFonts w:hint="eastAsia"/>
        </w:rPr>
        <w:t>，阐述数字化设计如何在原有实验基础上提升学生的知识掌握、技能应用和数据分析能力，使其更好地理解实验内容并应对实际挑战。</w:t>
      </w:r>
    </w:p>
    <w:p w14:paraId="2D70B044">
      <w:pPr>
        <w:pStyle w:val="102"/>
        <w:rPr>
          <w:b/>
          <w:bCs/>
          <w:i/>
          <w:iCs/>
        </w:rPr>
      </w:pPr>
      <w:ins w:id="225" w:author="杨欣" w:date="2025-04-25T21:48:31Z">
        <w:bookmarkStart w:id="4" w:name="实验优化前拟达到的教学目标"/>
        <w:r>
          <w:rPr>
            <w:rFonts w:hint="eastAsia"/>
            <w:b/>
            <w:bCs/>
            <w:lang w:eastAsia="zh-CN"/>
          </w:rPr>
          <w:t>（</w:t>
        </w:r>
      </w:ins>
      <w:ins w:id="226" w:author="杨欣" w:date="2025-04-25T21:48:33Z">
        <w:r>
          <w:rPr>
            <w:rFonts w:hint="eastAsia"/>
            <w:b/>
            <w:bCs/>
            <w:lang w:val="en-US" w:eastAsia="zh-CN"/>
          </w:rPr>
          <w:t>1</w:t>
        </w:r>
      </w:ins>
      <w:ins w:id="227" w:author="杨欣" w:date="2025-04-25T21:48:31Z">
        <w:r>
          <w:rPr>
            <w:rFonts w:hint="eastAsia"/>
            <w:b/>
            <w:bCs/>
            <w:lang w:eastAsia="zh-CN"/>
          </w:rPr>
          <w:t>）</w:t>
        </w:r>
      </w:ins>
      <w:r>
        <w:rPr>
          <w:rFonts w:hint="eastAsia"/>
          <w:b/>
          <w:bCs/>
        </w:rPr>
        <w:t>实验</w:t>
      </w:r>
      <w:r>
        <w:rPr>
          <w:rFonts w:hint="default"/>
          <w:b/>
          <w:bCs/>
          <w:lang w:val="en-US"/>
        </w:rPr>
        <w:t>优化</w:t>
      </w:r>
      <w:r>
        <w:rPr>
          <w:rFonts w:hint="eastAsia"/>
          <w:b/>
          <w:bCs/>
        </w:rPr>
        <w:t>前拟达到的教学目标</w:t>
      </w:r>
    </w:p>
    <w:p w14:paraId="36F3F833">
      <w:pPr>
        <w:pStyle w:val="102"/>
        <w:ind w:firstLine="420"/>
        <w:rPr>
          <w:rFonts w:hint="eastAsia" w:ascii="宋体" w:hAnsi="宋体"/>
          <w:szCs w:val="21"/>
        </w:rPr>
      </w:pPr>
      <w:r>
        <w:rPr>
          <w:rFonts w:hint="eastAsia" w:ascii="宋体" w:hAnsi="宋体"/>
          <w:szCs w:val="21"/>
        </w:rPr>
        <w:t>（1）系统认知板框压滤装置的结构组成与运行机理，熟练掌握该设备的标准化操作流程及注意事项。</w:t>
      </w:r>
    </w:p>
    <w:p w14:paraId="5DC4FF46">
      <w:pPr>
        <w:pStyle w:val="102"/>
        <w:ind w:firstLine="420"/>
        <w:rPr>
          <w:rFonts w:hint="eastAsia" w:ascii="宋体" w:hAnsi="宋体"/>
          <w:szCs w:val="21"/>
        </w:rPr>
      </w:pPr>
      <w:r>
        <w:rPr>
          <w:rFonts w:hint="eastAsia" w:ascii="宋体" w:hAnsi="宋体"/>
          <w:szCs w:val="21"/>
        </w:rPr>
        <w:t>（2）建立恒压工况下过滤参数（包括过滤系数</w:t>
      </w:r>
      <m:oMath>
        <m:r>
          <m:rPr/>
          <w:rPr>
            <w:rFonts w:ascii="Cambria Math" w:hAnsi="Cambria Math"/>
            <w:szCs w:val="21"/>
          </w:rPr>
          <m:t>K</m:t>
        </m:r>
      </m:oMath>
      <w:r>
        <w:rPr>
          <w:rFonts w:hint="eastAsia" w:ascii="宋体" w:hAnsi="宋体"/>
          <w:szCs w:val="21"/>
        </w:rPr>
        <w:t>、单位面积虚拟滤液量</w:t>
      </w:r>
      <m:oMath>
        <m:sSub>
          <m:sSubPr>
            <m:ctrlPr>
              <w:rPr>
                <w:rFonts w:ascii="Cambria Math" w:hAnsi="Cambria Math"/>
                <w:szCs w:val="21"/>
              </w:rPr>
            </m:ctrlPr>
          </m:sSubPr>
          <m:e>
            <m:r>
              <m:rPr/>
              <w:rPr>
                <w:rFonts w:ascii="Cambria Math" w:hAnsi="Cambria Math"/>
                <w:szCs w:val="21"/>
              </w:rPr>
              <m:t>q</m:t>
            </m:r>
            <m:ctrlPr>
              <w:rPr>
                <w:rFonts w:ascii="Cambria Math" w:hAnsi="Cambria Math"/>
                <w:szCs w:val="21"/>
              </w:rPr>
            </m:ctrlPr>
          </m:e>
          <m:sub>
            <m:r>
              <m:rPr/>
              <w:rPr>
                <w:rFonts w:ascii="Cambria Math" w:hAnsi="Cambria Math"/>
                <w:szCs w:val="21"/>
              </w:rPr>
              <m:t>e</m:t>
            </m:r>
            <m:ctrlPr>
              <w:rPr>
                <w:rFonts w:ascii="Cambria Math" w:hAnsi="Cambria Math"/>
                <w:szCs w:val="21"/>
              </w:rPr>
            </m:ctrlPr>
          </m:sub>
        </m:sSub>
      </m:oMath>
      <w:r>
        <w:rPr>
          <w:rFonts w:hint="eastAsia" w:ascii="宋体" w:hAnsi="宋体"/>
          <w:szCs w:val="21"/>
        </w:rPr>
        <w:t>及等效过滤时间</w:t>
      </w:r>
      <m:oMath>
        <m:sSub>
          <m:sSubPr>
            <m:ctrlPr>
              <w:rPr>
                <w:rFonts w:ascii="Cambria Math" w:hAnsi="Cambria Math"/>
                <w:szCs w:val="21"/>
              </w:rPr>
            </m:ctrlPr>
          </m:sSubPr>
          <m:e>
            <m:r>
              <m:rPr/>
              <w:rPr>
                <w:rFonts w:ascii="Cambria Math" w:hAnsi="Cambria Math"/>
                <w:szCs w:val="21"/>
              </w:rPr>
              <m:t>θ</m:t>
            </m:r>
            <m:ctrlPr>
              <w:rPr>
                <w:rFonts w:ascii="Cambria Math" w:hAnsi="Cambria Math"/>
                <w:szCs w:val="21"/>
              </w:rPr>
            </m:ctrlPr>
          </m:e>
          <m:sub>
            <m:r>
              <m:rPr/>
              <w:rPr>
                <w:rFonts w:ascii="Cambria Math" w:hAnsi="Cambria Math"/>
                <w:szCs w:val="21"/>
              </w:rPr>
              <m:t>e</m:t>
            </m:r>
            <m:ctrlPr>
              <w:rPr>
                <w:rFonts w:ascii="Cambria Math" w:hAnsi="Cambria Math"/>
                <w:szCs w:val="21"/>
              </w:rPr>
            </m:ctrlPr>
          </m:sub>
        </m:sSub>
      </m:oMath>
      <w:r>
        <w:rPr>
          <w:rFonts w:hint="eastAsia" w:ascii="宋体" w:hAnsi="宋体"/>
          <w:szCs w:val="21"/>
        </w:rPr>
        <w:t>）的定量表征方法，深入解析各参数间的物理关联及其调控机制。</w:t>
      </w:r>
    </w:p>
    <w:p w14:paraId="5856F00E">
      <w:pPr>
        <w:pStyle w:val="102"/>
        <w:ind w:firstLine="420"/>
        <w:rPr>
          <w:rFonts w:hint="eastAsia" w:ascii="宋体" w:hAnsi="宋体"/>
          <w:szCs w:val="21"/>
        </w:rPr>
      </w:pPr>
      <w:r>
        <w:rPr>
          <w:rFonts w:hint="eastAsia" w:ascii="宋体" w:hAnsi="宋体"/>
          <w:szCs w:val="21"/>
        </w:rPr>
        <w:t>（3）探究操作压差对过滤动力学行为的影响规律，构建滤饼可压缩性指标</w:t>
      </w:r>
      <m:oMath>
        <m:r>
          <m:rPr/>
          <w:rPr>
            <w:rFonts w:ascii="Cambria Math" w:hAnsi="Cambria Math"/>
            <w:szCs w:val="21"/>
          </w:rPr>
          <m:t>s</m:t>
        </m:r>
      </m:oMath>
      <w:r>
        <w:rPr>
          <w:rFonts w:hint="eastAsia" w:ascii="宋体" w:hAnsi="宋体"/>
          <w:szCs w:val="21"/>
        </w:rPr>
        <w:t>与物料本征常数</w:t>
      </w:r>
      <m:oMath>
        <m:r>
          <m:rPr/>
          <w:rPr>
            <w:rFonts w:ascii="Cambria Math" w:hAnsi="Cambria Math"/>
            <w:szCs w:val="21"/>
          </w:rPr>
          <m:t>k</m:t>
        </m:r>
      </m:oMath>
      <w:r>
        <w:rPr>
          <w:rFonts w:hint="eastAsia" w:ascii="宋体" w:hAnsi="宋体"/>
          <w:szCs w:val="21"/>
        </w:rPr>
        <w:t>的耦合计算模型。</w:t>
      </w:r>
    </w:p>
    <w:p w14:paraId="5182C6E8">
      <w:pPr>
        <w:pStyle w:val="102"/>
        <w:ind w:firstLine="420"/>
        <w:rPr>
          <w:rFonts w:hint="eastAsia" w:ascii="宋体" w:hAnsi="宋体"/>
          <w:szCs w:val="21"/>
        </w:rPr>
      </w:pPr>
      <w:r>
        <w:rPr>
          <w:rFonts w:hint="eastAsia" w:ascii="宋体" w:hAnsi="宋体"/>
          <w:szCs w:val="21"/>
        </w:rPr>
        <w:t>（4）学习基于差分法的工艺参数分析方法，通过实验数据建立过滤过程微分项</w:t>
      </w:r>
      <m:oMath>
        <m:r>
          <m:rPr/>
          <w:rPr>
            <w:rFonts w:ascii="Cambria Math" w:hAnsi="Cambria Math"/>
            <w:szCs w:val="21"/>
          </w:rPr>
          <m:t>dθ</m:t>
        </m:r>
        <m:r>
          <m:rPr>
            <m:sty m:val="p"/>
          </m:rPr>
          <w:rPr>
            <w:rFonts w:ascii="Cambria Math" w:hAnsi="Cambria Math"/>
            <w:szCs w:val="21"/>
          </w:rPr>
          <m:t>/</m:t>
        </m:r>
        <m:r>
          <m:rPr/>
          <w:rPr>
            <w:rFonts w:ascii="Cambria Math" w:hAnsi="Cambria Math"/>
            <w:szCs w:val="21"/>
          </w:rPr>
          <m:t>dq</m:t>
        </m:r>
      </m:oMath>
      <w:r>
        <w:rPr>
          <w:rFonts w:hint="eastAsia" w:ascii="宋体" w:hAnsi="宋体"/>
          <w:szCs w:val="21"/>
        </w:rPr>
        <w:t>与滤液通量</w:t>
      </w:r>
      <m:oMath>
        <m:r>
          <m:rPr/>
          <w:rPr>
            <w:rFonts w:ascii="Cambria Math" w:hAnsi="Cambria Math"/>
            <w:szCs w:val="21"/>
          </w:rPr>
          <m:t>q</m:t>
        </m:r>
      </m:oMath>
      <w:r>
        <w:rPr>
          <w:rFonts w:hint="eastAsia" w:ascii="宋体" w:hAnsi="宋体"/>
          <w:szCs w:val="21"/>
        </w:rPr>
        <w:t>的数学关联。</w:t>
      </w:r>
    </w:p>
    <w:p w14:paraId="5726E736">
      <w:pPr>
        <w:pStyle w:val="102"/>
        <w:ind w:firstLine="420"/>
        <w:rPr>
          <w:rFonts w:hint="eastAsia" w:ascii="宋体" w:hAnsi="宋体"/>
          <w:szCs w:val="21"/>
        </w:rPr>
      </w:pPr>
      <w:r>
        <w:rPr>
          <w:rFonts w:hint="eastAsia" w:ascii="宋体" w:hAnsi="宋体"/>
          <w:szCs w:val="21"/>
        </w:rPr>
        <w:t>（5）定量表征滤饼洗涤阶段的传质特性</w:t>
      </w:r>
      <m:oMath>
        <m:r>
          <m:rPr/>
          <w:rPr>
            <w:rFonts w:ascii="Cambria Math" w:hAnsi="Cambria Math"/>
            <w:szCs w:val="21"/>
          </w:rPr>
          <m:t>q</m:t>
        </m:r>
      </m:oMath>
      <w:r>
        <w:rPr>
          <w:rFonts w:hint="eastAsia" w:ascii="宋体" w:hAnsi="宋体"/>
          <w:szCs w:val="21"/>
        </w:rPr>
        <w:t>，实验论证终止过滤速率与洗涤速率的动力学关系。</w:t>
      </w:r>
    </w:p>
    <w:bookmarkEnd w:id="4"/>
    <w:p w14:paraId="0A80D98A">
      <w:pPr>
        <w:pStyle w:val="102"/>
        <w:rPr>
          <w:b/>
          <w:i/>
          <w:iCs/>
        </w:rPr>
      </w:pPr>
      <w:ins w:id="228" w:author="杨欣" w:date="2025-04-25T21:48:35Z">
        <w:bookmarkStart w:id="5" w:name="实验优化后拟达到的教学目标"/>
        <w:r>
          <w:rPr>
            <w:rFonts w:hint="eastAsia"/>
            <w:b/>
            <w:lang w:eastAsia="zh-CN"/>
          </w:rPr>
          <w:t>（</w:t>
        </w:r>
      </w:ins>
      <w:ins w:id="229" w:author="杨欣" w:date="2025-04-25T21:48:36Z">
        <w:r>
          <w:rPr>
            <w:rFonts w:hint="eastAsia"/>
            <w:b/>
            <w:lang w:val="en-US" w:eastAsia="zh-CN"/>
          </w:rPr>
          <w:t>2</w:t>
        </w:r>
      </w:ins>
      <w:ins w:id="230" w:author="杨欣" w:date="2025-04-25T21:48:35Z">
        <w:r>
          <w:rPr>
            <w:rFonts w:hint="eastAsia"/>
            <w:b/>
            <w:lang w:eastAsia="zh-CN"/>
          </w:rPr>
          <w:t>）</w:t>
        </w:r>
      </w:ins>
      <w:r>
        <w:rPr>
          <w:rFonts w:hint="eastAsia"/>
          <w:b/>
        </w:rPr>
        <w:t>实验</w:t>
      </w:r>
      <w:r>
        <w:rPr>
          <w:rFonts w:hint="default"/>
          <w:b/>
          <w:lang w:val="en-US"/>
        </w:rPr>
        <w:t>优化</w:t>
      </w:r>
      <w:r>
        <w:rPr>
          <w:rFonts w:hint="eastAsia"/>
          <w:b/>
        </w:rPr>
        <w:t>后拟达到的教学目标</w:t>
      </w:r>
    </w:p>
    <w:p w14:paraId="4FFEE82E">
      <w:pPr>
        <w:pStyle w:val="102"/>
        <w:ind w:firstLine="420"/>
        <w:rPr>
          <w:rFonts w:hint="eastAsia" w:ascii="宋体" w:hAnsi="宋体"/>
          <w:szCs w:val="21"/>
        </w:rPr>
      </w:pPr>
      <w:r>
        <w:rPr>
          <w:rFonts w:hint="eastAsia" w:ascii="宋体" w:hAnsi="宋体"/>
          <w:szCs w:val="21"/>
        </w:rPr>
        <w:t>（1）系统掌握板框压滤装置的运行机理与构造特征，建立设备操作参数与工艺性能的关联认知，熟练掌握该设备的标准化操作流程及注意事项。</w:t>
      </w:r>
    </w:p>
    <w:p w14:paraId="69B84BB9">
      <w:pPr>
        <w:pStyle w:val="102"/>
        <w:ind w:firstLine="420"/>
        <w:rPr>
          <w:rFonts w:hint="eastAsia" w:ascii="宋体" w:hAnsi="宋体"/>
          <w:szCs w:val="21"/>
        </w:rPr>
      </w:pPr>
      <w:r>
        <w:rPr>
          <w:rFonts w:hint="eastAsia" w:ascii="宋体" w:hAnsi="宋体"/>
          <w:szCs w:val="21"/>
        </w:rPr>
        <w:t>（2）系统解析恒压过滤参数</w:t>
      </w:r>
      <m:oMath>
        <m:r>
          <m:rPr/>
          <w:rPr>
            <w:rFonts w:ascii="Cambria Math" w:hAnsi="Cambria Math"/>
            <w:szCs w:val="21"/>
          </w:rPr>
          <m:t>K</m:t>
        </m:r>
      </m:oMath>
      <w:r>
        <w:rPr>
          <w:rFonts w:ascii="宋体" w:hAnsi="宋体"/>
          <w:szCs w:val="21"/>
        </w:rPr>
        <w:t>、</w:t>
      </w:r>
      <m:oMath>
        <m:sSub>
          <m:sSubPr>
            <m:ctrlPr>
              <w:rPr>
                <w:rFonts w:ascii="Cambria Math" w:hAnsi="Cambria Math"/>
                <w:szCs w:val="21"/>
              </w:rPr>
            </m:ctrlPr>
          </m:sSubPr>
          <m:e>
            <m:r>
              <m:rPr/>
              <w:rPr>
                <w:rFonts w:ascii="Cambria Math" w:hAnsi="Cambria Math"/>
                <w:szCs w:val="21"/>
              </w:rPr>
              <m:t>q</m:t>
            </m:r>
            <m:ctrlPr>
              <w:rPr>
                <w:rFonts w:ascii="Cambria Math" w:hAnsi="Cambria Math"/>
                <w:szCs w:val="21"/>
              </w:rPr>
            </m:ctrlPr>
          </m:e>
          <m:sub>
            <m:r>
              <m:rPr/>
              <w:rPr>
                <w:rFonts w:ascii="Cambria Math" w:hAnsi="Cambria Math"/>
                <w:szCs w:val="21"/>
              </w:rPr>
              <m:t>e</m:t>
            </m:r>
            <m:ctrlPr>
              <w:rPr>
                <w:rFonts w:ascii="Cambria Math" w:hAnsi="Cambria Math"/>
                <w:szCs w:val="21"/>
              </w:rPr>
            </m:ctrlPr>
          </m:sub>
        </m:sSub>
      </m:oMath>
      <w:r>
        <w:rPr>
          <w:rFonts w:ascii="宋体" w:hAnsi="宋体"/>
          <w:szCs w:val="21"/>
        </w:rPr>
        <w:t>、</w:t>
      </w:r>
      <m:oMath>
        <m:sSub>
          <m:sSubPr>
            <m:ctrlPr>
              <w:rPr>
                <w:rFonts w:ascii="Cambria Math" w:hAnsi="Cambria Math"/>
                <w:szCs w:val="21"/>
              </w:rPr>
            </m:ctrlPr>
          </m:sSubPr>
          <m:e>
            <m:r>
              <m:rPr/>
              <w:rPr>
                <w:rFonts w:ascii="Cambria Math" w:hAnsi="Cambria Math"/>
                <w:szCs w:val="21"/>
              </w:rPr>
              <m:t>θ</m:t>
            </m:r>
            <m:ctrlPr>
              <w:rPr>
                <w:rFonts w:ascii="Cambria Math" w:hAnsi="Cambria Math"/>
                <w:szCs w:val="21"/>
              </w:rPr>
            </m:ctrlPr>
          </m:e>
          <m:sub>
            <m:r>
              <m:rPr/>
              <w:rPr>
                <w:rFonts w:ascii="Cambria Math" w:hAnsi="Cambria Math"/>
                <w:szCs w:val="21"/>
              </w:rPr>
              <m:t>e</m:t>
            </m:r>
            <m:ctrlPr>
              <w:rPr>
                <w:rFonts w:ascii="Cambria Math" w:hAnsi="Cambria Math"/>
                <w:szCs w:val="21"/>
              </w:rPr>
            </m:ctrlPr>
          </m:sub>
        </m:sSub>
      </m:oMath>
      <w:r>
        <w:rPr>
          <w:rFonts w:hint="eastAsia" w:ascii="宋体" w:hAnsi="宋体"/>
          <w:szCs w:val="21"/>
        </w:rPr>
        <w:t>的测定方法，通过数值模拟，仿真模拟深化参数物理内涵及其调控机制的认知。</w:t>
      </w:r>
    </w:p>
    <w:p w14:paraId="7284701F">
      <w:pPr>
        <w:pStyle w:val="102"/>
        <w:ind w:firstLine="420"/>
        <w:rPr>
          <w:rFonts w:hint="eastAsia" w:ascii="宋体" w:hAnsi="宋体"/>
          <w:szCs w:val="21"/>
        </w:rPr>
      </w:pPr>
      <w:r>
        <w:rPr>
          <w:rFonts w:hint="eastAsia" w:ascii="宋体" w:hAnsi="宋体"/>
          <w:szCs w:val="21"/>
        </w:rPr>
        <w:t>（3）自主构建过滤压差与速率之间的量化关系模型，完善滤饼压缩指数</w:t>
      </w:r>
      <m:oMath>
        <m:r>
          <m:rPr/>
          <w:rPr>
            <w:rFonts w:ascii="Cambria Math" w:hAnsi="Cambria Math"/>
            <w:szCs w:val="21"/>
          </w:rPr>
          <m:t>s</m:t>
        </m:r>
      </m:oMath>
      <w:r>
        <w:rPr>
          <w:rFonts w:ascii="宋体" w:hAnsi="宋体"/>
          <w:szCs w:val="21"/>
        </w:rPr>
        <w:t xml:space="preserve"> </w:t>
      </w:r>
      <w:r>
        <w:rPr>
          <w:rFonts w:hint="eastAsia" w:ascii="宋体" w:hAnsi="宋体"/>
          <w:szCs w:val="21"/>
        </w:rPr>
        <w:t>与物料本构常数</w:t>
      </w:r>
      <m:oMath>
        <m:r>
          <m:rPr/>
          <w:rPr>
            <w:rFonts w:ascii="Cambria Math" w:hAnsi="Cambria Math"/>
            <w:szCs w:val="21"/>
          </w:rPr>
          <m:t>k</m:t>
        </m:r>
      </m:oMath>
      <w:r>
        <w:rPr>
          <w:rFonts w:hint="eastAsia" w:ascii="宋体" w:hAnsi="宋体"/>
          <w:szCs w:val="21"/>
        </w:rPr>
        <w:t>的计算模型。</w:t>
      </w:r>
    </w:p>
    <w:p w14:paraId="20DA8CC9">
      <w:pPr>
        <w:pStyle w:val="102"/>
        <w:ind w:firstLine="420"/>
        <w:rPr>
          <w:rFonts w:hint="eastAsia" w:ascii="宋体" w:hAnsi="宋体"/>
          <w:szCs w:val="21"/>
        </w:rPr>
      </w:pPr>
      <w:r>
        <w:rPr>
          <w:rFonts w:hint="eastAsia" w:ascii="宋体" w:hAnsi="宋体"/>
          <w:szCs w:val="21"/>
        </w:rPr>
        <w:t>（4）应用数值微分技术建立</w:t>
      </w:r>
      <m:oMath>
        <m:r>
          <m:rPr/>
          <w:rPr>
            <w:rFonts w:ascii="Cambria Math" w:hAnsi="Cambria Math"/>
            <w:szCs w:val="21"/>
          </w:rPr>
          <m:t>dθ</m:t>
        </m:r>
        <m:r>
          <m:rPr>
            <m:sty m:val="p"/>
          </m:rPr>
          <w:rPr>
            <w:rFonts w:ascii="Cambria Math" w:hAnsi="Cambria Math"/>
            <w:szCs w:val="21"/>
          </w:rPr>
          <m:t>/</m:t>
        </m:r>
        <m:r>
          <m:rPr/>
          <w:rPr>
            <w:rFonts w:ascii="Cambria Math" w:hAnsi="Cambria Math"/>
            <w:szCs w:val="21"/>
          </w:rPr>
          <m:t>dq</m:t>
        </m:r>
        <m:r>
          <m:rPr>
            <m:sty m:val="p"/>
          </m:rPr>
          <w:rPr>
            <w:rFonts w:ascii="Cambria Math" w:hAnsi="Cambria Math"/>
            <w:szCs w:val="21"/>
          </w:rPr>
          <m:t>−</m:t>
        </m:r>
        <m:r>
          <m:rPr/>
          <w:rPr>
            <w:rFonts w:ascii="Cambria Math" w:hAnsi="Cambria Math"/>
            <w:szCs w:val="21"/>
          </w:rPr>
          <m:t>q</m:t>
        </m:r>
      </m:oMath>
      <w:r>
        <w:rPr>
          <w:rFonts w:hint="eastAsia" w:ascii="宋体" w:hAnsi="宋体"/>
          <w:szCs w:val="21"/>
        </w:rPr>
        <w:t>微分方程模型，基于机器学习算法实现实验曲线的动态拟合与特征参量提取。</w:t>
      </w:r>
    </w:p>
    <w:p w14:paraId="7BADF115">
      <w:pPr>
        <w:pStyle w:val="102"/>
        <w:ind w:firstLine="420"/>
        <w:rPr>
          <w:rFonts w:hint="eastAsia" w:ascii="宋体" w:hAnsi="宋体"/>
          <w:szCs w:val="21"/>
        </w:rPr>
      </w:pPr>
      <w:r>
        <w:rPr>
          <w:rFonts w:hint="eastAsia" w:ascii="宋体" w:hAnsi="宋体"/>
          <w:szCs w:val="21"/>
        </w:rPr>
        <w:t>（5）定量分析洗涤阶段的传质特性</w:t>
      </w:r>
      <m:oMath>
        <m:r>
          <m:rPr/>
          <w:rPr>
            <w:rFonts w:ascii="Cambria Math" w:hAnsi="Cambria Math"/>
            <w:szCs w:val="21"/>
          </w:rPr>
          <m:t>q</m:t>
        </m:r>
      </m:oMath>
      <w:r>
        <w:rPr>
          <w:rFonts w:hint="eastAsia" w:ascii="宋体" w:hAnsi="宋体"/>
          <w:szCs w:val="21"/>
        </w:rPr>
        <w:t>，通过可视化技术完成过滤终了速率与洗涤率的动力学验证。</w:t>
      </w:r>
    </w:p>
    <w:p w14:paraId="0C262B39">
      <w:pPr>
        <w:pStyle w:val="102"/>
        <w:ind w:firstLine="420"/>
        <w:rPr>
          <w:ins w:id="231" w:author="杨欣" w:date="2025-04-25T21:31:07Z"/>
          <w:rFonts w:hint="eastAsia" w:ascii="宋体" w:hAnsi="宋体"/>
          <w:szCs w:val="21"/>
        </w:rPr>
      </w:pPr>
      <w:r>
        <w:rPr>
          <w:rFonts w:hint="eastAsia" w:ascii="宋体" w:hAnsi="宋体"/>
          <w:szCs w:val="21"/>
        </w:rPr>
        <w:t>（6）了解图像识别基本原理，利用图像识别技术、Python编程语言，实现科研数据或工业大数据可视化，提升在化工单元操作中的系统整合能力与创新应用能力。</w:t>
      </w:r>
    </w:p>
    <w:p w14:paraId="1F6259FC">
      <w:pPr>
        <w:pStyle w:val="102"/>
        <w:ind w:firstLine="420"/>
        <w:jc w:val="center"/>
        <w:rPr>
          <w:rFonts w:hint="default" w:ascii="宋体" w:hAnsi="宋体" w:eastAsia="宋体"/>
          <w:szCs w:val="21"/>
          <w:lang w:val="en-US" w:eastAsia="zh-CN"/>
        </w:rPr>
        <w:pPrChange w:id="232" w:author="杨欣" w:date="2025-04-25T21:32:23Z">
          <w:pPr>
            <w:pStyle w:val="102"/>
            <w:ind w:firstLine="420"/>
          </w:pPr>
        </w:pPrChange>
      </w:pPr>
      <w:ins w:id="233" w:author="杨欣" w:date="2025-04-25T21:31:09Z">
        <w:r>
          <w:rPr>
            <w:rFonts w:hint="eastAsia" w:ascii="宋体" w:hAnsi="宋体"/>
            <w:szCs w:val="21"/>
            <w:lang w:val="en-US" w:eastAsia="zh-CN"/>
          </w:rPr>
          <w:t xml:space="preserve">表1 </w:t>
        </w:r>
      </w:ins>
      <w:ins w:id="234" w:author="杨欣" w:date="2025-04-25T21:31:13Z">
        <w:r>
          <w:rPr>
            <w:rFonts w:hint="eastAsia" w:ascii="宋体" w:hAnsi="宋体"/>
            <w:szCs w:val="21"/>
            <w:lang w:val="en-US" w:eastAsia="zh-CN"/>
          </w:rPr>
          <w:t>实验</w:t>
        </w:r>
      </w:ins>
      <w:ins w:id="235" w:author="杨欣" w:date="2025-04-25T21:32:12Z">
        <w:r>
          <w:rPr>
            <w:rFonts w:hint="eastAsia" w:ascii="宋体" w:hAnsi="宋体"/>
            <w:szCs w:val="21"/>
            <w:lang w:val="en-US" w:eastAsia="zh-CN"/>
          </w:rPr>
          <w:t>改进</w:t>
        </w:r>
      </w:ins>
      <w:ins w:id="236" w:author="杨欣" w:date="2025-04-25T21:32:14Z">
        <w:r>
          <w:rPr>
            <w:rFonts w:hint="eastAsia" w:ascii="宋体" w:hAnsi="宋体"/>
            <w:szCs w:val="21"/>
            <w:lang w:val="en-US" w:eastAsia="zh-CN"/>
          </w:rPr>
          <w:t>前后的</w:t>
        </w:r>
      </w:ins>
      <w:ins w:id="237" w:author="杨欣" w:date="2025-04-25T21:32:35Z">
        <w:r>
          <w:rPr>
            <w:rFonts w:hint="eastAsia" w:ascii="宋体" w:hAnsi="宋体"/>
            <w:szCs w:val="21"/>
            <w:lang w:val="en-US" w:eastAsia="zh-CN"/>
          </w:rPr>
          <w:t>教学</w:t>
        </w:r>
      </w:ins>
      <w:ins w:id="238" w:author="杨欣" w:date="2025-04-25T21:32:36Z">
        <w:r>
          <w:rPr>
            <w:rFonts w:hint="eastAsia" w:ascii="宋体" w:hAnsi="宋体"/>
            <w:szCs w:val="21"/>
            <w:lang w:val="en-US" w:eastAsia="zh-CN"/>
          </w:rPr>
          <w:t>目标</w:t>
        </w:r>
      </w:ins>
      <w:ins w:id="239" w:author="杨欣" w:date="2025-04-25T21:32:20Z">
        <w:r>
          <w:rPr>
            <w:rFonts w:hint="eastAsia" w:ascii="宋体" w:hAnsi="宋体"/>
            <w:szCs w:val="21"/>
            <w:lang w:val="en-US" w:eastAsia="zh-CN"/>
          </w:rPr>
          <w:t>对比</w:t>
        </w:r>
      </w:ins>
    </w:p>
    <w:tbl>
      <w:tblPr>
        <w:tblStyle w:val="44"/>
        <w:tblW w:w="0" w:type="auto"/>
        <w:jc w:val="center"/>
        <w:tblLayout w:type="autofit"/>
        <w:tblCellMar>
          <w:top w:w="0" w:type="dxa"/>
          <w:left w:w="108" w:type="dxa"/>
          <w:bottom w:w="0" w:type="dxa"/>
          <w:right w:w="108" w:type="dxa"/>
        </w:tblCellMar>
      </w:tblPr>
      <w:tblGrid>
        <w:gridCol w:w="1900"/>
        <w:gridCol w:w="3478"/>
        <w:gridCol w:w="3478"/>
      </w:tblGrid>
      <w:tr w14:paraId="3D7FC7F8">
        <w:tblPrEx>
          <w:tblCellMar>
            <w:top w:w="0" w:type="dxa"/>
            <w:left w:w="108" w:type="dxa"/>
            <w:bottom w:w="0" w:type="dxa"/>
            <w:right w:w="108" w:type="dxa"/>
          </w:tblCellMar>
        </w:tblPrEx>
        <w:trPr>
          <w:tblHeader/>
          <w:jc w:val="center"/>
        </w:trPr>
        <w:tc>
          <w:tcPr>
            <w:tcW w:w="0" w:type="auto"/>
            <w:tcBorders>
              <w:top w:val="single" w:color="auto" w:sz="4" w:space="0"/>
              <w:bottom w:val="single" w:color="auto" w:sz="0" w:space="0"/>
              <w:insideH w:val="single" w:sz="0" w:space="0"/>
            </w:tcBorders>
            <w:vAlign w:val="bottom"/>
          </w:tcPr>
          <w:p w14:paraId="2F54E401">
            <w:pPr>
              <w:pStyle w:val="102"/>
              <w:ind w:firstLine="422"/>
              <w:rPr>
                <w:rFonts w:hint="eastAsia" w:ascii="宋体" w:hAnsi="宋体"/>
                <w:szCs w:val="21"/>
              </w:rPr>
            </w:pPr>
            <w:r>
              <w:rPr>
                <w:rFonts w:hint="eastAsia" w:ascii="宋体" w:hAnsi="宋体"/>
                <w:b/>
                <w:bCs/>
                <w:szCs w:val="21"/>
              </w:rPr>
              <w:t>教学目标</w:t>
            </w:r>
          </w:p>
        </w:tc>
        <w:tc>
          <w:tcPr>
            <w:tcW w:w="0" w:type="auto"/>
            <w:tcBorders>
              <w:top w:val="single" w:color="auto" w:sz="4" w:space="0"/>
              <w:bottom w:val="single" w:color="auto" w:sz="0" w:space="0"/>
              <w:insideH w:val="single" w:sz="0" w:space="0"/>
            </w:tcBorders>
            <w:vAlign w:val="bottom"/>
          </w:tcPr>
          <w:p w14:paraId="66BBB9FA">
            <w:pPr>
              <w:pStyle w:val="102"/>
              <w:ind w:firstLine="422"/>
              <w:rPr>
                <w:rFonts w:hint="eastAsia" w:ascii="宋体" w:hAnsi="宋体"/>
                <w:szCs w:val="21"/>
              </w:rPr>
            </w:pPr>
            <w:r>
              <w:rPr>
                <w:rFonts w:hint="eastAsia" w:ascii="宋体" w:hAnsi="宋体"/>
                <w:b/>
                <w:bCs/>
                <w:szCs w:val="21"/>
              </w:rPr>
              <w:t>实验优化前</w:t>
            </w:r>
          </w:p>
        </w:tc>
        <w:tc>
          <w:tcPr>
            <w:tcW w:w="0" w:type="auto"/>
            <w:tcBorders>
              <w:top w:val="single" w:color="auto" w:sz="4" w:space="0"/>
              <w:bottom w:val="single" w:color="auto" w:sz="0" w:space="0"/>
              <w:insideH w:val="single" w:sz="0" w:space="0"/>
            </w:tcBorders>
            <w:vAlign w:val="bottom"/>
          </w:tcPr>
          <w:p w14:paraId="4ADA8DD4">
            <w:pPr>
              <w:pStyle w:val="102"/>
              <w:ind w:firstLine="422"/>
              <w:rPr>
                <w:rFonts w:hint="eastAsia" w:ascii="宋体" w:hAnsi="宋体"/>
                <w:szCs w:val="21"/>
              </w:rPr>
            </w:pPr>
            <w:r>
              <w:rPr>
                <w:rFonts w:hint="eastAsia" w:ascii="宋体" w:hAnsi="宋体"/>
                <w:b/>
                <w:bCs/>
                <w:szCs w:val="21"/>
              </w:rPr>
              <w:t>实验优化后</w:t>
            </w:r>
          </w:p>
        </w:tc>
      </w:tr>
      <w:tr w14:paraId="393A4B44">
        <w:tblPrEx>
          <w:tblCellMar>
            <w:top w:w="0" w:type="dxa"/>
            <w:left w:w="108" w:type="dxa"/>
            <w:bottom w:w="0" w:type="dxa"/>
            <w:right w:w="108" w:type="dxa"/>
          </w:tblCellMar>
        </w:tblPrEx>
        <w:trPr>
          <w:jc w:val="center"/>
        </w:trPr>
        <w:tc>
          <w:tcPr>
            <w:tcW w:w="0" w:type="auto"/>
          </w:tcPr>
          <w:p w14:paraId="6A2759A5">
            <w:pPr>
              <w:pStyle w:val="102"/>
              <w:ind w:firstLine="420"/>
              <w:rPr>
                <w:rFonts w:hint="eastAsia" w:ascii="宋体" w:hAnsi="宋体"/>
                <w:szCs w:val="21"/>
              </w:rPr>
            </w:pPr>
            <w:r>
              <w:rPr>
                <w:rFonts w:hint="eastAsia" w:ascii="宋体" w:hAnsi="宋体"/>
                <w:szCs w:val="21"/>
              </w:rPr>
              <w:t>设备认知与操作流程</w:t>
            </w:r>
          </w:p>
        </w:tc>
        <w:tc>
          <w:tcPr>
            <w:tcW w:w="0" w:type="auto"/>
          </w:tcPr>
          <w:p w14:paraId="02A70602">
            <w:pPr>
              <w:pStyle w:val="102"/>
              <w:ind w:firstLine="420"/>
              <w:rPr>
                <w:rFonts w:hint="eastAsia" w:ascii="宋体" w:hAnsi="宋体"/>
                <w:szCs w:val="21"/>
              </w:rPr>
            </w:pPr>
            <w:r>
              <w:rPr>
                <w:rFonts w:hint="eastAsia" w:ascii="宋体" w:hAnsi="宋体"/>
                <w:szCs w:val="21"/>
              </w:rPr>
              <w:t>熟练掌握设备结构、操作流程与注意事项。</w:t>
            </w:r>
          </w:p>
        </w:tc>
        <w:tc>
          <w:tcPr>
            <w:tcW w:w="0" w:type="auto"/>
          </w:tcPr>
          <w:p w14:paraId="5C9E1FE4">
            <w:pPr>
              <w:pStyle w:val="102"/>
              <w:ind w:firstLine="420"/>
              <w:rPr>
                <w:rFonts w:hint="eastAsia" w:ascii="宋体" w:hAnsi="宋体"/>
                <w:szCs w:val="21"/>
              </w:rPr>
            </w:pPr>
            <w:r>
              <w:rPr>
                <w:rFonts w:hint="eastAsia" w:ascii="宋体" w:hAnsi="宋体"/>
                <w:szCs w:val="21"/>
              </w:rPr>
              <w:t>在前者基础上，学会使用外机设备简化实验流程</w:t>
            </w:r>
          </w:p>
        </w:tc>
      </w:tr>
      <w:tr w14:paraId="514B2E43">
        <w:tblPrEx>
          <w:tblCellMar>
            <w:top w:w="0" w:type="dxa"/>
            <w:left w:w="108" w:type="dxa"/>
            <w:bottom w:w="0" w:type="dxa"/>
            <w:right w:w="108" w:type="dxa"/>
          </w:tblCellMar>
        </w:tblPrEx>
        <w:trPr>
          <w:jc w:val="center"/>
        </w:trPr>
        <w:tc>
          <w:tcPr>
            <w:tcW w:w="0" w:type="auto"/>
          </w:tcPr>
          <w:p w14:paraId="0C664D97">
            <w:pPr>
              <w:pStyle w:val="102"/>
              <w:ind w:firstLine="420"/>
              <w:rPr>
                <w:rFonts w:hint="eastAsia" w:ascii="宋体" w:hAnsi="宋体"/>
                <w:szCs w:val="21"/>
              </w:rPr>
            </w:pPr>
            <w:r>
              <w:rPr>
                <w:rFonts w:hint="eastAsia" w:ascii="宋体" w:hAnsi="宋体"/>
                <w:szCs w:val="21"/>
              </w:rPr>
              <w:t>过滤动力学模型构建</w:t>
            </w:r>
          </w:p>
        </w:tc>
        <w:tc>
          <w:tcPr>
            <w:tcW w:w="0" w:type="auto"/>
          </w:tcPr>
          <w:p w14:paraId="4BBB642F">
            <w:pPr>
              <w:pStyle w:val="102"/>
              <w:ind w:firstLine="420"/>
              <w:rPr>
                <w:rFonts w:hint="eastAsia" w:ascii="宋体" w:hAnsi="宋体"/>
                <w:szCs w:val="21"/>
              </w:rPr>
            </w:pPr>
            <w:r>
              <w:rPr>
                <w:rFonts w:hint="eastAsia" w:ascii="宋体" w:hAnsi="宋体"/>
                <w:szCs w:val="21"/>
              </w:rPr>
              <w:t>探究压差影响与速率关系、滤饼压缩性的模型。</w:t>
            </w:r>
          </w:p>
        </w:tc>
        <w:tc>
          <w:tcPr>
            <w:tcW w:w="0" w:type="auto"/>
          </w:tcPr>
          <w:p w14:paraId="6EFF401B">
            <w:pPr>
              <w:pStyle w:val="102"/>
              <w:ind w:firstLine="420"/>
              <w:rPr>
                <w:rFonts w:hint="eastAsia" w:ascii="宋体" w:hAnsi="宋体"/>
                <w:szCs w:val="21"/>
              </w:rPr>
            </w:pPr>
            <w:r>
              <w:rPr>
                <w:rFonts w:hint="eastAsia" w:ascii="宋体" w:hAnsi="宋体"/>
                <w:szCs w:val="21"/>
              </w:rPr>
              <w:t>在前者基础上，探索其他模型或算法。</w:t>
            </w:r>
          </w:p>
        </w:tc>
      </w:tr>
      <w:tr w14:paraId="536D3510">
        <w:tblPrEx>
          <w:tblCellMar>
            <w:top w:w="0" w:type="dxa"/>
            <w:left w:w="108" w:type="dxa"/>
            <w:bottom w:w="0" w:type="dxa"/>
            <w:right w:w="108" w:type="dxa"/>
          </w:tblCellMar>
        </w:tblPrEx>
        <w:trPr>
          <w:jc w:val="center"/>
        </w:trPr>
        <w:tc>
          <w:tcPr>
            <w:tcW w:w="0" w:type="auto"/>
          </w:tcPr>
          <w:p w14:paraId="4C3AB441">
            <w:pPr>
              <w:pStyle w:val="102"/>
              <w:ind w:firstLine="420"/>
              <w:rPr>
                <w:rFonts w:hint="eastAsia" w:ascii="宋体" w:hAnsi="宋体"/>
                <w:szCs w:val="21"/>
              </w:rPr>
            </w:pPr>
            <w:r>
              <w:rPr>
                <w:rFonts w:hint="eastAsia" w:ascii="宋体" w:hAnsi="宋体"/>
                <w:szCs w:val="21"/>
              </w:rPr>
              <w:t>模型求解与模型验证</w:t>
            </w:r>
          </w:p>
        </w:tc>
        <w:tc>
          <w:tcPr>
            <w:tcW w:w="0" w:type="auto"/>
          </w:tcPr>
          <w:p w14:paraId="0321FB62">
            <w:pPr>
              <w:pStyle w:val="102"/>
              <w:ind w:firstLine="420"/>
              <w:rPr>
                <w:rFonts w:hint="eastAsia" w:ascii="宋体" w:hAnsi="宋体"/>
                <w:szCs w:val="21"/>
              </w:rPr>
            </w:pPr>
            <w:r>
              <w:rPr>
                <w:rFonts w:hint="eastAsia" w:ascii="宋体" w:hAnsi="宋体"/>
                <w:szCs w:val="21"/>
              </w:rPr>
              <w:t>手动画图，手动求解</w:t>
            </w:r>
          </w:p>
        </w:tc>
        <w:tc>
          <w:tcPr>
            <w:tcW w:w="0" w:type="auto"/>
          </w:tcPr>
          <w:p w14:paraId="49B582F1">
            <w:pPr>
              <w:pStyle w:val="102"/>
              <w:ind w:firstLine="420"/>
              <w:rPr>
                <w:rFonts w:hint="eastAsia" w:ascii="宋体" w:hAnsi="宋体"/>
                <w:szCs w:val="21"/>
              </w:rPr>
            </w:pPr>
            <w:r>
              <w:rPr>
                <w:rFonts w:hint="eastAsia" w:ascii="宋体" w:hAnsi="宋体"/>
                <w:szCs w:val="21"/>
              </w:rPr>
              <w:t>自动化处理数据得出结果，生成实验报告</w:t>
            </w:r>
          </w:p>
        </w:tc>
      </w:tr>
      <w:tr w14:paraId="232644AC">
        <w:tblPrEx>
          <w:tblCellMar>
            <w:top w:w="0" w:type="dxa"/>
            <w:left w:w="108" w:type="dxa"/>
            <w:bottom w:w="0" w:type="dxa"/>
            <w:right w:w="108" w:type="dxa"/>
          </w:tblCellMar>
        </w:tblPrEx>
        <w:trPr>
          <w:jc w:val="center"/>
        </w:trPr>
        <w:tc>
          <w:tcPr>
            <w:tcW w:w="0" w:type="auto"/>
            <w:tcBorders>
              <w:bottom w:val="single" w:color="auto" w:sz="4" w:space="0"/>
            </w:tcBorders>
          </w:tcPr>
          <w:p w14:paraId="1F998BAB">
            <w:pPr>
              <w:pStyle w:val="102"/>
              <w:ind w:firstLine="420"/>
              <w:rPr>
                <w:rFonts w:hint="eastAsia" w:ascii="宋体" w:hAnsi="宋体"/>
                <w:szCs w:val="21"/>
              </w:rPr>
            </w:pPr>
            <w:r>
              <w:rPr>
                <w:rFonts w:hint="eastAsia" w:ascii="宋体" w:hAnsi="宋体"/>
                <w:szCs w:val="21"/>
              </w:rPr>
              <w:t>现代自动化技术应用</w:t>
            </w:r>
          </w:p>
        </w:tc>
        <w:tc>
          <w:tcPr>
            <w:tcW w:w="0" w:type="auto"/>
            <w:tcBorders>
              <w:bottom w:val="single" w:color="auto" w:sz="4" w:space="0"/>
            </w:tcBorders>
          </w:tcPr>
          <w:p w14:paraId="608FE554">
            <w:pPr>
              <w:pStyle w:val="102"/>
              <w:ind w:firstLine="420"/>
              <w:rPr>
                <w:rFonts w:hint="eastAsia" w:ascii="宋体" w:hAnsi="宋体"/>
                <w:szCs w:val="21"/>
              </w:rPr>
            </w:pPr>
            <w:r>
              <w:rPr>
                <w:rFonts w:hint="eastAsia" w:ascii="宋体" w:hAnsi="宋体"/>
                <w:szCs w:val="21"/>
              </w:rPr>
              <w:t>无过多涉及</w:t>
            </w:r>
          </w:p>
        </w:tc>
        <w:tc>
          <w:tcPr>
            <w:tcW w:w="0" w:type="auto"/>
            <w:tcBorders>
              <w:bottom w:val="single" w:color="auto" w:sz="4" w:space="0"/>
            </w:tcBorders>
          </w:tcPr>
          <w:p w14:paraId="0B5DA8ED">
            <w:pPr>
              <w:pStyle w:val="102"/>
              <w:ind w:firstLine="420"/>
              <w:rPr>
                <w:rFonts w:hint="eastAsia" w:ascii="宋体" w:hAnsi="宋体"/>
                <w:szCs w:val="21"/>
              </w:rPr>
            </w:pPr>
            <w:r>
              <w:rPr>
                <w:rFonts w:hint="eastAsia" w:ascii="宋体" w:hAnsi="宋体"/>
                <w:szCs w:val="21"/>
              </w:rPr>
              <w:t>图像识别技术，数值模拟与实验仿真。</w:t>
            </w:r>
          </w:p>
        </w:tc>
      </w:tr>
    </w:tbl>
    <w:p w14:paraId="0E253349">
      <w:pPr>
        <w:pStyle w:val="102"/>
        <w:ind w:firstLine="420"/>
      </w:pPr>
      <w:r>
        <w:rPr>
          <w:rFonts w:hint="eastAsia" w:ascii="宋体" w:hAnsi="宋体"/>
          <w:szCs w:val="21"/>
        </w:rPr>
        <w:t>通过</w:t>
      </w:r>
      <w:ins w:id="240" w:author="杨欣" w:date="2025-04-25T21:32:42Z">
        <w:r>
          <w:rPr>
            <w:rFonts w:hint="eastAsia" w:ascii="宋体" w:hAnsi="宋体"/>
            <w:szCs w:val="21"/>
            <w:lang w:val="en-US" w:eastAsia="zh-CN"/>
          </w:rPr>
          <w:t>本项目</w:t>
        </w:r>
      </w:ins>
      <w:ins w:id="241" w:author="杨欣" w:date="2025-04-25T21:32:54Z">
        <w:r>
          <w:rPr>
            <w:rFonts w:hint="eastAsia" w:ascii="宋体" w:hAnsi="宋体"/>
            <w:szCs w:val="21"/>
            <w:lang w:val="en-US" w:eastAsia="zh-CN"/>
          </w:rPr>
          <w:t>改进</w:t>
        </w:r>
      </w:ins>
      <w:ins w:id="242" w:author="杨欣" w:date="2025-04-25T21:32:55Z">
        <w:r>
          <w:rPr>
            <w:rFonts w:hint="eastAsia" w:ascii="宋体" w:hAnsi="宋体"/>
            <w:szCs w:val="21"/>
            <w:lang w:val="en-US" w:eastAsia="zh-CN"/>
          </w:rPr>
          <w:t>的</w:t>
        </w:r>
      </w:ins>
      <w:r>
        <w:rPr>
          <w:rFonts w:hint="eastAsia" w:ascii="宋体" w:hAnsi="宋体"/>
          <w:szCs w:val="21"/>
        </w:rPr>
        <w:t>数字化设计，优化后的教学目标在保持实验原有教学要求的基础上，引入图像识别技术监测滤液水位，通过相应的协议传输到中控台上，并通过编程语言流程化处理数据集并生成分析报告（含图表）</w:t>
      </w:r>
      <w:ins w:id="243" w:author="杨欣" w:date="2025-04-25T21:34:21Z">
        <w:r>
          <w:rPr>
            <w:rFonts w:hint="eastAsia" w:ascii="宋体" w:hAnsi="宋体"/>
            <w:szCs w:val="21"/>
            <w:lang w:eastAsia="zh-CN"/>
          </w:rPr>
          <w:t>（</w:t>
        </w:r>
      </w:ins>
      <w:ins w:id="244" w:author="杨欣" w:date="2025-04-25T21:34:24Z">
        <w:r>
          <w:rPr>
            <w:rFonts w:hint="eastAsia" w:ascii="宋体" w:hAnsi="宋体"/>
            <w:szCs w:val="21"/>
            <w:lang w:val="en-US" w:eastAsia="zh-CN"/>
          </w:rPr>
          <w:t>图表</w:t>
        </w:r>
      </w:ins>
      <w:ins w:id="245" w:author="杨欣" w:date="2025-04-25T21:34:25Z">
        <w:r>
          <w:rPr>
            <w:rFonts w:hint="eastAsia" w:ascii="宋体" w:hAnsi="宋体"/>
            <w:szCs w:val="21"/>
            <w:lang w:val="en-US" w:eastAsia="zh-CN"/>
          </w:rPr>
          <w:t>在</w:t>
        </w:r>
      </w:ins>
      <w:ins w:id="246" w:author="杨欣" w:date="2025-04-25T21:34:26Z">
        <w:r>
          <w:rPr>
            <w:rFonts w:hint="eastAsia" w:ascii="宋体" w:hAnsi="宋体"/>
            <w:szCs w:val="21"/>
            <w:lang w:val="en-US" w:eastAsia="zh-CN"/>
          </w:rPr>
          <w:t>哪里</w:t>
        </w:r>
      </w:ins>
      <w:ins w:id="247" w:author="杨欣" w:date="2025-04-25T21:34:27Z">
        <w:r>
          <w:rPr>
            <w:rFonts w:hint="eastAsia" w:ascii="宋体" w:hAnsi="宋体"/>
            <w:szCs w:val="21"/>
            <w:lang w:val="en-US" w:eastAsia="zh-CN"/>
          </w:rPr>
          <w:t>啊？</w:t>
        </w:r>
      </w:ins>
      <w:ins w:id="248" w:author="杨欣" w:date="2025-04-25T21:34:30Z">
        <w:r>
          <w:rPr>
            <w:rFonts w:hint="eastAsia" w:ascii="宋体" w:hAnsi="宋体"/>
            <w:szCs w:val="21"/>
            <w:lang w:val="en-US" w:eastAsia="zh-CN"/>
          </w:rPr>
          <w:t>附一下</w:t>
        </w:r>
      </w:ins>
      <w:ins w:id="249" w:author="杨欣" w:date="2025-04-25T21:34:33Z">
        <w:r>
          <w:rPr>
            <w:rFonts w:hint="eastAsia" w:ascii="宋体" w:hAnsi="宋体"/>
            <w:szCs w:val="21"/>
            <w:lang w:val="en-US" w:eastAsia="zh-CN"/>
          </w:rPr>
          <w:t>相应的</w:t>
        </w:r>
      </w:ins>
      <w:ins w:id="250" w:author="杨欣" w:date="2025-04-25T21:34:34Z">
        <w:r>
          <w:rPr>
            <w:rFonts w:hint="eastAsia" w:ascii="宋体" w:hAnsi="宋体"/>
            <w:szCs w:val="21"/>
            <w:lang w:val="en-US" w:eastAsia="zh-CN"/>
          </w:rPr>
          <w:t>图表</w:t>
        </w:r>
      </w:ins>
      <w:ins w:id="251" w:author="杨欣" w:date="2025-04-25T21:34:21Z">
        <w:r>
          <w:rPr>
            <w:rFonts w:hint="eastAsia" w:ascii="宋体" w:hAnsi="宋体"/>
            <w:szCs w:val="21"/>
            <w:lang w:eastAsia="zh-CN"/>
          </w:rPr>
          <w:t>）</w:t>
        </w:r>
      </w:ins>
      <w:r>
        <w:rPr>
          <w:rFonts w:hint="eastAsia"/>
        </w:rPr>
        <w:t>。</w:t>
      </w:r>
    </w:p>
    <w:bookmarkEnd w:id="3"/>
    <w:bookmarkEnd w:id="5"/>
    <w:p w14:paraId="442D1EDB">
      <w:pPr>
        <w:pStyle w:val="98"/>
      </w:pPr>
      <w:bookmarkStart w:id="6" w:name="恒压过滤实验的原理和内容"/>
      <w:r>
        <w:rPr>
          <w:rFonts w:hint="eastAsia"/>
        </w:rPr>
        <w:t>2.2 恒压过滤实验的原理和内容</w:t>
      </w:r>
    </w:p>
    <w:p w14:paraId="3B537241">
      <w:pPr>
        <w:pStyle w:val="102"/>
        <w:ind w:firstLine="420"/>
        <w:rPr>
          <w:ins w:id="252" w:author="杨欣" w:date="2025-04-25T21:36:18Z"/>
          <w:rFonts w:hint="eastAsia" w:eastAsia="宋体"/>
          <w:lang w:eastAsia="zh-CN"/>
        </w:rPr>
      </w:pPr>
      <w:r>
        <w:rPr>
          <w:rFonts w:hint="eastAsia"/>
        </w:rPr>
        <w:t>恒压过滤过程的数学描述建立在过滤基本方程的基础理论体系之上。如图1所示，其理论框架可溯源至多孔介质流动的经典模型：康采尼方程（</w:t>
      </w:r>
      <w:r>
        <w:rPr>
          <w:rFonts w:cs="Times New Roman"/>
        </w:rPr>
        <w:t>Kozeny equation</w:t>
      </w:r>
      <w:r>
        <w:rPr>
          <w:rFonts w:hint="eastAsia"/>
        </w:rPr>
        <w:t>）与欧根方程（</w:t>
      </w:r>
      <w:r>
        <w:rPr>
          <w:rFonts w:cs="Times New Roman"/>
        </w:rPr>
        <w:t>Ergun equation</w:t>
      </w:r>
      <w:r>
        <w:rPr>
          <w:rFonts w:hint="eastAsia"/>
        </w:rPr>
        <w:t>）共同构成了过滤基本方程的理论基础，而恒压过滤方程作为其具体应用形式，为实验研究提供了关键数学模型支撑，后续过滤常数的测定便是从此出发的。</w:t>
      </w:r>
    </w:p>
    <w:p w14:paraId="43B69FF4">
      <w:pPr>
        <w:pStyle w:val="102"/>
        <w:ind w:firstLine="420"/>
        <w:rPr>
          <w:rFonts w:hint="default" w:eastAsia="宋体"/>
          <w:lang w:val="en-US" w:eastAsia="zh-CN"/>
        </w:rPr>
      </w:pPr>
      <w:ins w:id="253" w:author="杨欣" w:date="2025-04-25T21:36:19Z">
        <w:r>
          <w:rPr>
            <w:rFonts w:hint="eastAsia"/>
            <w:lang w:val="en-US" w:eastAsia="zh-CN"/>
          </w:rPr>
          <w:t>表2</w:t>
        </w:r>
      </w:ins>
      <w:ins w:id="254" w:author="杨欣" w:date="2025-04-25T21:36:21Z">
        <w:r>
          <w:rPr>
            <w:rFonts w:hint="eastAsia"/>
            <w:lang w:val="en-US" w:eastAsia="zh-CN"/>
          </w:rPr>
          <w:t>是。</w:t>
        </w:r>
      </w:ins>
      <w:ins w:id="255" w:author="杨欣" w:date="2025-04-25T21:36:22Z">
        <w:r>
          <w:rPr>
            <w:rFonts w:hint="eastAsia"/>
            <w:lang w:val="en-US" w:eastAsia="zh-CN"/>
          </w:rPr>
          <w:t>。。。。。。</w:t>
        </w:r>
      </w:ins>
      <w:ins w:id="256" w:author="杨欣" w:date="2025-04-25T21:36:23Z">
        <w:r>
          <w:rPr>
            <w:rFonts w:hint="eastAsia"/>
            <w:lang w:val="en-US" w:eastAsia="zh-CN"/>
          </w:rPr>
          <w:t>（</w:t>
        </w:r>
      </w:ins>
      <w:ins w:id="257" w:author="杨欣" w:date="2025-04-25T21:36:25Z">
        <w:r>
          <w:rPr>
            <w:rFonts w:hint="eastAsia"/>
            <w:lang w:val="en-US" w:eastAsia="zh-CN"/>
          </w:rPr>
          <w:t>对</w:t>
        </w:r>
      </w:ins>
      <w:ins w:id="258" w:author="杨欣" w:date="2025-04-25T21:36:28Z">
        <w:r>
          <w:rPr>
            <w:rFonts w:hint="eastAsia"/>
            <w:lang w:val="en-US" w:eastAsia="zh-CN"/>
          </w:rPr>
          <w:t>表</w:t>
        </w:r>
      </w:ins>
      <w:ins w:id="259" w:author="杨欣" w:date="2025-04-25T21:36:30Z">
        <w:r>
          <w:rPr>
            <w:rFonts w:hint="eastAsia"/>
            <w:lang w:val="en-US" w:eastAsia="zh-CN"/>
          </w:rPr>
          <w:t>2</w:t>
        </w:r>
      </w:ins>
      <w:ins w:id="260" w:author="杨欣" w:date="2025-04-25T21:36:31Z">
        <w:r>
          <w:rPr>
            <w:rFonts w:hint="eastAsia"/>
            <w:lang w:val="en-US" w:eastAsia="zh-CN"/>
          </w:rPr>
          <w:t>进行</w:t>
        </w:r>
      </w:ins>
      <w:ins w:id="261" w:author="杨欣" w:date="2025-04-25T21:36:32Z">
        <w:r>
          <w:rPr>
            <w:rFonts w:hint="eastAsia"/>
            <w:lang w:val="en-US" w:eastAsia="zh-CN"/>
          </w:rPr>
          <w:t>描述</w:t>
        </w:r>
      </w:ins>
      <w:ins w:id="262" w:author="杨欣" w:date="2025-04-25T21:36:33Z">
        <w:r>
          <w:rPr>
            <w:rFonts w:hint="eastAsia"/>
            <w:lang w:val="en-US" w:eastAsia="zh-CN"/>
          </w:rPr>
          <w:t>，</w:t>
        </w:r>
      </w:ins>
      <w:ins w:id="263" w:author="杨欣" w:date="2025-04-25T21:36:34Z">
        <w:r>
          <w:rPr>
            <w:rFonts w:hint="eastAsia"/>
            <w:lang w:val="en-US" w:eastAsia="zh-CN"/>
          </w:rPr>
          <w:t>为什么</w:t>
        </w:r>
      </w:ins>
      <w:ins w:id="264" w:author="杨欣" w:date="2025-04-25T21:36:35Z">
        <w:r>
          <w:rPr>
            <w:rFonts w:hint="eastAsia"/>
            <w:lang w:val="en-US" w:eastAsia="zh-CN"/>
          </w:rPr>
          <w:t>要</w:t>
        </w:r>
      </w:ins>
      <w:ins w:id="265" w:author="杨欣" w:date="2025-04-25T21:36:36Z">
        <w:r>
          <w:rPr>
            <w:rFonts w:hint="eastAsia"/>
            <w:lang w:val="en-US" w:eastAsia="zh-CN"/>
          </w:rPr>
          <w:t>放</w:t>
        </w:r>
      </w:ins>
      <w:ins w:id="266" w:author="杨欣" w:date="2025-04-25T21:36:37Z">
        <w:r>
          <w:rPr>
            <w:rFonts w:hint="eastAsia"/>
            <w:lang w:val="en-US" w:eastAsia="zh-CN"/>
          </w:rPr>
          <w:t>表2</w:t>
        </w:r>
      </w:ins>
      <w:ins w:id="267" w:author="杨欣" w:date="2025-04-25T21:36:39Z">
        <w:r>
          <w:rPr>
            <w:rFonts w:hint="eastAsia"/>
            <w:lang w:val="en-US" w:eastAsia="zh-CN"/>
          </w:rPr>
          <w:t>在这里</w:t>
        </w:r>
      </w:ins>
      <w:ins w:id="268" w:author="杨欣" w:date="2025-04-25T21:36:24Z">
        <w:r>
          <w:rPr>
            <w:rFonts w:hint="eastAsia"/>
            <w:lang w:val="en-US" w:eastAsia="zh-CN"/>
          </w:rPr>
          <w:t>）</w:t>
        </w:r>
      </w:ins>
    </w:p>
    <w:p w14:paraId="12059F43">
      <w:pPr>
        <w:pStyle w:val="26"/>
        <w:jc w:val="center"/>
        <w:rPr>
          <w:ins w:id="269" w:author="杨欣" w:date="2025-04-25T21:34:53Z"/>
          <w:rFonts w:ascii="宋体" w:hAnsi="宋体" w:eastAsia="宋体"/>
          <w:sz w:val="21"/>
          <w:szCs w:val="21"/>
        </w:rPr>
      </w:pPr>
      <w:r>
        <w:rPr>
          <w:rFonts w:ascii="宋体" w:hAnsi="宋体" w:eastAsia="宋体"/>
          <w:sz w:val="21"/>
          <w:szCs w:val="21"/>
          <w:lang w:eastAsia="zh-CN"/>
        </w:rPr>
        <w:br w:type="textWrapping"/>
      </w:r>
      <w:r>
        <w:rPr>
          <w:rFonts w:ascii="宋体" w:hAnsi="宋体" w:eastAsia="宋体"/>
          <w:sz w:val="21"/>
          <w:szCs w:val="21"/>
        </w:rPr>
        <w:drawing>
          <wp:inline distT="0" distB="0" distL="0" distR="0">
            <wp:extent cx="4033520" cy="3681730"/>
            <wp:effectExtent l="0" t="0" r="5080" b="0"/>
            <wp:docPr id="25" name="Picture" descr="Imag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Image" title="fig:"/>
                    <pic:cNvPicPr>
                      <a:picLocks noChangeAspect="1" noChangeArrowheads="1"/>
                    </pic:cNvPicPr>
                  </pic:nvPicPr>
                  <pic:blipFill>
                    <a:blip r:embed="rId5"/>
                    <a:stretch>
                      <a:fillRect/>
                    </a:stretch>
                  </pic:blipFill>
                  <pic:spPr>
                    <a:xfrm>
                      <a:off x="0" y="0"/>
                      <a:ext cx="4036473" cy="3683889"/>
                    </a:xfrm>
                    <a:prstGeom prst="rect">
                      <a:avLst/>
                    </a:prstGeom>
                    <a:noFill/>
                    <a:ln w="9525">
                      <a:noFill/>
                    </a:ln>
                  </pic:spPr>
                </pic:pic>
              </a:graphicData>
            </a:graphic>
          </wp:inline>
        </w:drawing>
      </w:r>
    </w:p>
    <w:p w14:paraId="438FBBB3">
      <w:pPr>
        <w:pStyle w:val="3"/>
        <w:jc w:val="center"/>
        <w:rPr>
          <w:ins w:id="271" w:author="杨欣" w:date="2025-04-25T21:35:43Z"/>
          <w:rFonts w:hint="eastAsia"/>
          <w:lang w:val="en-US" w:eastAsia="zh-CN"/>
        </w:rPr>
        <w:pPrChange w:id="270" w:author="杨欣" w:date="2025-04-25T21:35:38Z">
          <w:pPr>
            <w:pStyle w:val="3"/>
          </w:pPr>
        </w:pPrChange>
      </w:pPr>
      <w:ins w:id="272" w:author="杨欣" w:date="2025-04-25T21:34:55Z">
        <w:r>
          <w:rPr>
            <w:rFonts w:hint="eastAsia" w:ascii="宋体" w:hAnsi="宋体" w:eastAsia="宋体"/>
            <w:sz w:val="21"/>
            <w:szCs w:val="21"/>
            <w:lang w:val="en-US" w:eastAsia="zh-CN"/>
          </w:rPr>
          <w:t xml:space="preserve">图1 </w:t>
        </w:r>
      </w:ins>
      <w:ins w:id="273" w:author="杨欣" w:date="2025-04-25T21:35:18Z">
        <w:r>
          <w:rPr>
            <w:rFonts w:hint="eastAsia" w:ascii="宋体" w:hAnsi="宋体" w:eastAsia="宋体"/>
            <w:sz w:val="21"/>
            <w:szCs w:val="21"/>
            <w:lang w:eastAsia="zh-CN"/>
            <w:rPrChange w:id="274" w:author="杨欣" w:date="2025-04-25T21:35:35Z">
              <w:rPr>
                <w:rFonts w:hint="eastAsia"/>
              </w:rPr>
            </w:rPrChange>
          </w:rPr>
          <w:t>恒压过滤过程的</w:t>
        </w:r>
      </w:ins>
      <w:ins w:id="276" w:author="杨欣" w:date="2025-04-25T21:35:29Z">
        <w:r>
          <w:rPr>
            <w:rFonts w:hint="eastAsia" w:ascii="宋体" w:hAnsi="宋体" w:eastAsia="宋体"/>
            <w:sz w:val="21"/>
            <w:szCs w:val="21"/>
            <w:lang w:val="en-US" w:eastAsia="zh-CN"/>
            <w:rPrChange w:id="277" w:author="杨欣" w:date="2025-04-25T21:35:35Z">
              <w:rPr>
                <w:rFonts w:hint="eastAsia"/>
                <w:lang w:val="en-US" w:eastAsia="zh-CN"/>
              </w:rPr>
            </w:rPrChange>
          </w:rPr>
          <w:t>理论</w:t>
        </w:r>
      </w:ins>
      <w:ins w:id="279" w:author="杨欣" w:date="2025-04-25T21:35:31Z">
        <w:r>
          <w:rPr>
            <w:rFonts w:hint="eastAsia" w:ascii="宋体" w:hAnsi="宋体" w:eastAsia="宋体"/>
            <w:sz w:val="21"/>
            <w:szCs w:val="21"/>
            <w:lang w:val="en-US" w:eastAsia="zh-CN"/>
            <w:rPrChange w:id="280" w:author="杨欣" w:date="2025-04-25T21:35:35Z">
              <w:rPr>
                <w:rFonts w:hint="eastAsia"/>
                <w:lang w:val="en-US" w:eastAsia="zh-CN"/>
              </w:rPr>
            </w:rPrChange>
          </w:rPr>
          <w:t>框架</w:t>
        </w:r>
      </w:ins>
    </w:p>
    <w:p w14:paraId="70010FEA">
      <w:pPr>
        <w:pStyle w:val="3"/>
        <w:jc w:val="center"/>
        <w:rPr>
          <w:rFonts w:hint="default"/>
          <w:lang w:val="en-US" w:eastAsia="zh-CN"/>
        </w:rPr>
        <w:pPrChange w:id="282" w:author="杨欣" w:date="2025-04-25T21:35:38Z">
          <w:pPr>
            <w:pStyle w:val="3"/>
          </w:pPr>
        </w:pPrChange>
      </w:pPr>
      <w:ins w:id="283" w:author="杨欣" w:date="2025-04-25T21:35:45Z">
        <w:r>
          <w:rPr>
            <w:rFonts w:hint="eastAsia"/>
            <w:lang w:val="en-US" w:eastAsia="zh-CN"/>
          </w:rPr>
          <w:t>表2</w:t>
        </w:r>
      </w:ins>
      <w:ins w:id="284" w:author="杨欣" w:date="2025-04-25T21:35:46Z">
        <w:r>
          <w:rPr>
            <w:rFonts w:hint="eastAsia"/>
            <w:lang w:val="en-US" w:eastAsia="zh-CN"/>
          </w:rPr>
          <w:t xml:space="preserve"> </w:t>
        </w:r>
      </w:ins>
      <w:ins w:id="285" w:author="杨欣" w:date="2025-04-25T21:35:48Z">
        <w:r>
          <w:rPr>
            <w:rFonts w:hint="eastAsia"/>
            <w:lang w:val="en-US" w:eastAsia="zh-CN"/>
          </w:rPr>
          <w:t>。</w:t>
        </w:r>
      </w:ins>
      <w:ins w:id="286" w:author="杨欣" w:date="2025-04-25T21:35:49Z">
        <w:r>
          <w:rPr>
            <w:rFonts w:hint="eastAsia"/>
            <w:lang w:val="en-US" w:eastAsia="zh-CN"/>
          </w:rPr>
          <w:t>。。。。。</w:t>
        </w:r>
      </w:ins>
      <w:ins w:id="287" w:author="杨欣" w:date="2025-04-25T21:35:50Z">
        <w:r>
          <w:rPr>
            <w:rFonts w:hint="eastAsia"/>
            <w:lang w:val="en-US" w:eastAsia="zh-CN"/>
          </w:rPr>
          <w:t>。。</w:t>
        </w:r>
      </w:ins>
    </w:p>
    <w:tbl>
      <w:tblPr>
        <w:tblStyle w:val="44"/>
        <w:tblW w:w="0" w:type="auto"/>
        <w:tblInd w:w="0" w:type="dxa"/>
        <w:tblLayout w:type="autofit"/>
        <w:tblCellMar>
          <w:top w:w="0" w:type="dxa"/>
          <w:left w:w="108" w:type="dxa"/>
          <w:bottom w:w="0" w:type="dxa"/>
          <w:right w:w="108" w:type="dxa"/>
        </w:tblCellMar>
      </w:tblPr>
      <w:tblGrid>
        <w:gridCol w:w="1068"/>
        <w:gridCol w:w="4895"/>
        <w:gridCol w:w="2337"/>
      </w:tblGrid>
      <w:tr w14:paraId="4E616FFA">
        <w:tblPrEx>
          <w:tblCellMar>
            <w:top w:w="0" w:type="dxa"/>
            <w:left w:w="108" w:type="dxa"/>
            <w:bottom w:w="0" w:type="dxa"/>
            <w:right w:w="108" w:type="dxa"/>
          </w:tblCellMar>
        </w:tblPrEx>
        <w:trPr>
          <w:tblHeader/>
        </w:trPr>
        <w:tc>
          <w:tcPr>
            <w:tcW w:w="0" w:type="auto"/>
            <w:tcBorders>
              <w:top w:val="single" w:color="auto" w:sz="4" w:space="0"/>
              <w:bottom w:val="single" w:color="auto" w:sz="4" w:space="0"/>
            </w:tcBorders>
            <w:vAlign w:val="bottom"/>
          </w:tcPr>
          <w:p w14:paraId="7CBB8FCC">
            <w:pPr>
              <w:pStyle w:val="102"/>
            </w:pPr>
            <w:r>
              <w:rPr>
                <w:rFonts w:hint="eastAsia"/>
              </w:rPr>
              <w:t>符号</w:t>
            </w:r>
          </w:p>
        </w:tc>
        <w:tc>
          <w:tcPr>
            <w:tcW w:w="0" w:type="auto"/>
            <w:tcBorders>
              <w:top w:val="single" w:color="auto" w:sz="4" w:space="0"/>
              <w:bottom w:val="single" w:color="auto" w:sz="4" w:space="0"/>
            </w:tcBorders>
            <w:vAlign w:val="bottom"/>
          </w:tcPr>
          <w:p w14:paraId="428889BC">
            <w:pPr>
              <w:pStyle w:val="102"/>
              <w:ind w:firstLine="420"/>
            </w:pPr>
            <w:r>
              <w:rPr>
                <w:rFonts w:hint="eastAsia"/>
              </w:rPr>
              <w:t>说明</w:t>
            </w:r>
          </w:p>
        </w:tc>
        <w:tc>
          <w:tcPr>
            <w:tcW w:w="0" w:type="auto"/>
            <w:tcBorders>
              <w:top w:val="single" w:color="auto" w:sz="4" w:space="0"/>
              <w:bottom w:val="single" w:color="auto" w:sz="4" w:space="0"/>
            </w:tcBorders>
            <w:vAlign w:val="bottom"/>
          </w:tcPr>
          <w:p w14:paraId="0B18B842">
            <w:pPr>
              <w:pStyle w:val="102"/>
              <w:ind w:firstLine="420"/>
              <w:jc w:val="center"/>
            </w:pPr>
            <w:r>
              <w:rPr>
                <w:rFonts w:hint="eastAsia"/>
              </w:rPr>
              <w:t>单位</w:t>
            </w:r>
          </w:p>
        </w:tc>
      </w:tr>
      <w:tr w14:paraId="089DDBFD">
        <w:tblPrEx>
          <w:tblCellMar>
            <w:top w:w="0" w:type="dxa"/>
            <w:left w:w="108" w:type="dxa"/>
            <w:bottom w:w="0" w:type="dxa"/>
            <w:right w:w="108" w:type="dxa"/>
          </w:tblCellMar>
        </w:tblPrEx>
        <w:tc>
          <w:tcPr>
            <w:tcW w:w="0" w:type="auto"/>
            <w:tcBorders>
              <w:top w:val="single" w:color="auto" w:sz="4" w:space="0"/>
            </w:tcBorders>
          </w:tcPr>
          <w:p w14:paraId="0B11A5E9">
            <w:pPr>
              <w:pStyle w:val="102"/>
              <w:ind w:firstLine="420"/>
            </w:pPr>
            <m:oMathPara>
              <m:oMath>
                <m:r>
                  <m:rPr/>
                  <w:rPr>
                    <w:rFonts w:ascii="Cambria Math" w:hAnsi="Cambria Math"/>
                  </w:rPr>
                  <m:t>ε</m:t>
                </m:r>
              </m:oMath>
            </m:oMathPara>
          </w:p>
        </w:tc>
        <w:tc>
          <w:tcPr>
            <w:tcW w:w="0" w:type="auto"/>
            <w:tcBorders>
              <w:top w:val="single" w:color="auto" w:sz="4" w:space="0"/>
            </w:tcBorders>
          </w:tcPr>
          <w:p w14:paraId="3F169830">
            <w:pPr>
              <w:pStyle w:val="102"/>
              <w:ind w:firstLine="420"/>
            </w:pPr>
            <w:r>
              <w:rPr>
                <w:rFonts w:hint="eastAsia"/>
              </w:rPr>
              <w:t>床层空隙率</w:t>
            </w:r>
          </w:p>
        </w:tc>
        <w:tc>
          <w:tcPr>
            <w:tcW w:w="0" w:type="auto"/>
            <w:tcBorders>
              <w:top w:val="single" w:color="auto" w:sz="4" w:space="0"/>
            </w:tcBorders>
          </w:tcPr>
          <w:p w14:paraId="60D93A49">
            <w:pPr>
              <w:pStyle w:val="102"/>
              <w:ind w:firstLine="420"/>
              <w:jc w:val="both"/>
              <w:pPrChange w:id="288" w:author="杨欣" w:date="2025-04-25T21:35:55Z">
                <w:pPr>
                  <w:pStyle w:val="102"/>
                  <w:ind w:firstLine="420"/>
                  <w:jc w:val="center"/>
                </w:pPr>
              </w:pPrChange>
            </w:pPr>
            <w:r>
              <w:rPr>
                <w:rFonts w:hint="eastAsia"/>
              </w:rPr>
              <w:t>无单位</w:t>
            </w:r>
          </w:p>
        </w:tc>
      </w:tr>
      <w:tr w14:paraId="653A04F6">
        <w:tblPrEx>
          <w:tblCellMar>
            <w:top w:w="0" w:type="dxa"/>
            <w:left w:w="108" w:type="dxa"/>
            <w:bottom w:w="0" w:type="dxa"/>
            <w:right w:w="108" w:type="dxa"/>
          </w:tblCellMar>
        </w:tblPrEx>
        <w:tc>
          <w:tcPr>
            <w:tcW w:w="0" w:type="auto"/>
          </w:tcPr>
          <w:p w14:paraId="2B0D27BE">
            <w:pPr>
              <w:pStyle w:val="102"/>
              <w:ind w:firstLine="420"/>
            </w:pPr>
            <m:oMathPara>
              <m:oMath>
                <m:r>
                  <m:rPr/>
                  <w:rPr>
                    <w:rFonts w:ascii="Cambria Math" w:hAnsi="Cambria Math"/>
                  </w:rPr>
                  <m:t>a</m:t>
                </m:r>
              </m:oMath>
            </m:oMathPara>
          </w:p>
        </w:tc>
        <w:tc>
          <w:tcPr>
            <w:tcW w:w="0" w:type="auto"/>
          </w:tcPr>
          <w:p w14:paraId="32BA6BA8">
            <w:pPr>
              <w:pStyle w:val="102"/>
              <w:ind w:firstLine="420"/>
            </w:pPr>
            <w:r>
              <w:rPr>
                <w:rFonts w:hint="eastAsia"/>
              </w:rPr>
              <w:t>颗粒比表面积</w:t>
            </w:r>
          </w:p>
        </w:tc>
        <w:tc>
          <w:tcPr>
            <w:tcW w:w="0" w:type="auto"/>
          </w:tcPr>
          <w:p w14:paraId="34C0D862">
            <w:pPr>
              <w:pStyle w:val="102"/>
              <w:ind w:firstLine="420"/>
              <w:jc w:val="both"/>
              <w:pPrChange w:id="289" w:author="杨欣" w:date="2025-04-25T21:35:55Z">
                <w:pPr>
                  <w:pStyle w:val="102"/>
                  <w:ind w:firstLine="420"/>
                  <w:jc w:val="center"/>
                </w:pPr>
              </w:pPrChange>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516B7D4B">
        <w:tblPrEx>
          <w:tblCellMar>
            <w:top w:w="0" w:type="dxa"/>
            <w:left w:w="108" w:type="dxa"/>
            <w:bottom w:w="0" w:type="dxa"/>
            <w:right w:w="108" w:type="dxa"/>
          </w:tblCellMar>
        </w:tblPrEx>
        <w:tc>
          <w:tcPr>
            <w:tcW w:w="0" w:type="auto"/>
          </w:tcPr>
          <w:p w14:paraId="7DDD37A4">
            <w:pPr>
              <w:pStyle w:val="102"/>
              <w:ind w:firstLine="420"/>
            </w:pPr>
            <m:oMathPara>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b</m:t>
                    </m:r>
                    <m:ctrlPr>
                      <w:rPr>
                        <w:rFonts w:ascii="Cambria Math" w:hAnsi="Cambria Math"/>
                      </w:rPr>
                    </m:ctrlPr>
                  </m:sub>
                </m:sSub>
              </m:oMath>
            </m:oMathPara>
          </w:p>
        </w:tc>
        <w:tc>
          <w:tcPr>
            <w:tcW w:w="0" w:type="auto"/>
          </w:tcPr>
          <w:p w14:paraId="2AAC8C76">
            <w:pPr>
              <w:pStyle w:val="102"/>
              <w:ind w:firstLine="420"/>
            </w:pPr>
            <w:r>
              <w:rPr>
                <w:rFonts w:hint="eastAsia"/>
              </w:rPr>
              <w:t>床层比表面积</w:t>
            </w:r>
          </w:p>
        </w:tc>
        <w:tc>
          <w:tcPr>
            <w:tcW w:w="0" w:type="auto"/>
          </w:tcPr>
          <w:p w14:paraId="38954457">
            <w:pPr>
              <w:pStyle w:val="102"/>
              <w:ind w:firstLine="420"/>
              <w:jc w:val="both"/>
              <w:pPrChange w:id="290" w:author="杨欣" w:date="2025-04-25T21:35:55Z">
                <w:pPr>
                  <w:pStyle w:val="102"/>
                  <w:ind w:firstLine="420"/>
                  <w:jc w:val="center"/>
                </w:pPr>
              </w:pPrChange>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311434FD">
        <w:tblPrEx>
          <w:tblCellMar>
            <w:top w:w="0" w:type="dxa"/>
            <w:left w:w="108" w:type="dxa"/>
            <w:bottom w:w="0" w:type="dxa"/>
            <w:right w:w="108" w:type="dxa"/>
          </w:tblCellMar>
        </w:tblPrEx>
        <w:tc>
          <w:tcPr>
            <w:tcW w:w="0" w:type="auto"/>
          </w:tcPr>
          <w:p w14:paraId="23B28F39">
            <w:pPr>
              <w:pStyle w:val="102"/>
              <w:ind w:firstLine="420"/>
            </w:pPr>
            <m:oMathPara>
              <m:oMath>
                <m:sSub>
                  <m:sSubPr>
                    <m:ctrlPr>
                      <w:rPr>
                        <w:rFonts w:ascii="Cambria Math" w:hAnsi="Cambria Math"/>
                      </w:rPr>
                    </m:ctrlPr>
                  </m:sSubPr>
                  <m:e>
                    <m:r>
                      <m:rPr/>
                      <w:rPr>
                        <w:rFonts w:ascii="Cambria Math" w:hAnsi="Cambria Math"/>
                      </w:rPr>
                      <m:t>ρ</m:t>
                    </m:r>
                    <m:ctrlPr>
                      <w:rPr>
                        <w:rFonts w:ascii="Cambria Math" w:hAnsi="Cambria Math"/>
                      </w:rPr>
                    </m:ctrlPr>
                  </m:e>
                  <m:sub>
                    <m:r>
                      <m:rPr/>
                      <w:rPr>
                        <w:rFonts w:ascii="Cambria Math" w:hAnsi="Cambria Math"/>
                      </w:rPr>
                      <m:t>b</m:t>
                    </m:r>
                    <m:ctrlPr>
                      <w:rPr>
                        <w:rFonts w:ascii="Cambria Math" w:hAnsi="Cambria Math"/>
                      </w:rPr>
                    </m:ctrlPr>
                  </m:sub>
                </m:sSub>
              </m:oMath>
            </m:oMathPara>
          </w:p>
        </w:tc>
        <w:tc>
          <w:tcPr>
            <w:tcW w:w="0" w:type="auto"/>
          </w:tcPr>
          <w:p w14:paraId="142D438B">
            <w:pPr>
              <w:pStyle w:val="102"/>
              <w:ind w:firstLine="420"/>
            </w:pPr>
            <w:r>
              <w:rPr>
                <w:rFonts w:hint="eastAsia"/>
              </w:rPr>
              <w:t>堆积密度</w:t>
            </w:r>
          </w:p>
        </w:tc>
        <w:tc>
          <w:tcPr>
            <w:tcW w:w="0" w:type="auto"/>
          </w:tcPr>
          <w:p w14:paraId="2784EA10">
            <w:pPr>
              <w:pStyle w:val="102"/>
              <w:ind w:firstLine="420"/>
              <w:jc w:val="both"/>
              <w:pPrChange w:id="291" w:author="杨欣" w:date="2025-04-25T21:35:55Z">
                <w:pPr>
                  <w:pStyle w:val="102"/>
                  <w:ind w:firstLine="420"/>
                  <w:jc w:val="center"/>
                </w:pPr>
              </w:pPrChange>
            </w:pPr>
            <m:oMathPara>
              <m:oMath>
                <m:r>
                  <m:rPr>
                    <m:sty m:val="p"/>
                  </m:rPr>
                  <w:rPr>
                    <w:rFonts w:ascii="Cambria Math" w:hAnsi="Cambria Math"/>
                  </w:rPr>
                  <m:t>kg/</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2879EBAE">
        <w:tblPrEx>
          <w:tblCellMar>
            <w:top w:w="0" w:type="dxa"/>
            <w:left w:w="108" w:type="dxa"/>
            <w:bottom w:w="0" w:type="dxa"/>
            <w:right w:w="108" w:type="dxa"/>
          </w:tblCellMar>
        </w:tblPrEx>
        <w:tc>
          <w:tcPr>
            <w:tcW w:w="0" w:type="auto"/>
          </w:tcPr>
          <w:p w14:paraId="6F41AB31">
            <w:pPr>
              <w:pStyle w:val="102"/>
              <w:ind w:firstLine="420"/>
            </w:pPr>
            <m:oMathPara>
              <m:oMath>
                <m:sSub>
                  <m:sSubPr>
                    <m:ctrlPr>
                      <w:rPr>
                        <w:rFonts w:ascii="Cambria Math" w:hAnsi="Cambria Math"/>
                      </w:rPr>
                    </m:ctrlPr>
                  </m:sSubPr>
                  <m:e>
                    <m:r>
                      <m:rPr/>
                      <w:rPr>
                        <w:rFonts w:ascii="Cambria Math" w:hAnsi="Cambria Math"/>
                      </w:rPr>
                      <m:t>ρ</m:t>
                    </m:r>
                    <m:ctrlPr>
                      <w:rPr>
                        <w:rFonts w:ascii="Cambria Math" w:hAnsi="Cambria Math"/>
                      </w:rPr>
                    </m:ctrlPr>
                  </m:e>
                  <m:sub>
                    <m:r>
                      <m:rPr/>
                      <w:rPr>
                        <w:rFonts w:ascii="Cambria Math" w:hAnsi="Cambria Math"/>
                      </w:rPr>
                      <m:t>s</m:t>
                    </m:r>
                    <m:ctrlPr>
                      <w:rPr>
                        <w:rFonts w:ascii="Cambria Math" w:hAnsi="Cambria Math"/>
                      </w:rPr>
                    </m:ctrlPr>
                  </m:sub>
                </m:sSub>
              </m:oMath>
            </m:oMathPara>
          </w:p>
        </w:tc>
        <w:tc>
          <w:tcPr>
            <w:tcW w:w="0" w:type="auto"/>
          </w:tcPr>
          <w:p w14:paraId="45517C79">
            <w:pPr>
              <w:pStyle w:val="102"/>
              <w:ind w:firstLine="420"/>
            </w:pPr>
            <w:r>
              <w:rPr>
                <w:rFonts w:hint="eastAsia"/>
              </w:rPr>
              <w:t>颗粒的真实密度</w:t>
            </w:r>
          </w:p>
        </w:tc>
        <w:tc>
          <w:tcPr>
            <w:tcW w:w="0" w:type="auto"/>
          </w:tcPr>
          <w:p w14:paraId="62210998">
            <w:pPr>
              <w:pStyle w:val="102"/>
              <w:ind w:firstLine="420"/>
              <w:jc w:val="both"/>
              <w:pPrChange w:id="292" w:author="杨欣" w:date="2025-04-25T21:35:55Z">
                <w:pPr>
                  <w:pStyle w:val="102"/>
                  <w:ind w:firstLine="420"/>
                  <w:jc w:val="center"/>
                </w:pPr>
              </w:pPrChange>
            </w:pPr>
            <m:oMathPara>
              <m:oMath>
                <m:r>
                  <m:rPr>
                    <m:sty m:val="p"/>
                  </m:rPr>
                  <w:rPr>
                    <w:rFonts w:ascii="Cambria Math" w:hAnsi="Cambria Math"/>
                  </w:rPr>
                  <m:t>kg/</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59E8429E">
        <w:tblPrEx>
          <w:tblCellMar>
            <w:top w:w="0" w:type="dxa"/>
            <w:left w:w="108" w:type="dxa"/>
            <w:bottom w:w="0" w:type="dxa"/>
            <w:right w:w="108" w:type="dxa"/>
          </w:tblCellMar>
        </w:tblPrEx>
        <w:tc>
          <w:tcPr>
            <w:tcW w:w="0" w:type="auto"/>
          </w:tcPr>
          <w:p w14:paraId="6853356B">
            <w:pPr>
              <w:pStyle w:val="102"/>
              <w:ind w:firstLine="420"/>
            </w:pPr>
            <m:oMathPara>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eb</m:t>
                    </m:r>
                    <m:ctrlPr>
                      <w:rPr>
                        <w:rFonts w:ascii="Cambria Math" w:hAnsi="Cambria Math"/>
                      </w:rPr>
                    </m:ctrlPr>
                  </m:sub>
                </m:sSub>
              </m:oMath>
            </m:oMathPara>
          </w:p>
        </w:tc>
        <w:tc>
          <w:tcPr>
            <w:tcW w:w="0" w:type="auto"/>
          </w:tcPr>
          <w:p w14:paraId="5B354773">
            <w:pPr>
              <w:pStyle w:val="102"/>
              <w:ind w:firstLine="420"/>
            </w:pPr>
            <w:r>
              <w:rPr>
                <w:rFonts w:hint="eastAsia"/>
              </w:rPr>
              <w:t>床层当量直径</w:t>
            </w:r>
          </w:p>
        </w:tc>
        <w:tc>
          <w:tcPr>
            <w:tcW w:w="0" w:type="auto"/>
          </w:tcPr>
          <w:p w14:paraId="2602F11A">
            <w:pPr>
              <w:pStyle w:val="102"/>
              <w:ind w:firstLine="420"/>
              <w:jc w:val="both"/>
              <w:pPrChange w:id="293" w:author="杨欣" w:date="2025-04-25T21:35:55Z">
                <w:pPr>
                  <w:pStyle w:val="102"/>
                  <w:ind w:firstLine="420"/>
                  <w:jc w:val="center"/>
                </w:pPr>
              </w:pPrChange>
            </w:pPr>
            <m:oMathPara>
              <m:oMath>
                <m:r>
                  <m:rPr>
                    <m:sty m:val="p"/>
                  </m:rPr>
                  <w:rPr>
                    <w:rFonts w:ascii="Cambria Math" w:hAnsi="Cambria Math"/>
                  </w:rPr>
                  <m:t>m</m:t>
                </m:r>
              </m:oMath>
            </m:oMathPara>
          </w:p>
        </w:tc>
      </w:tr>
      <w:tr w14:paraId="2C3F6EB2">
        <w:tblPrEx>
          <w:tblCellMar>
            <w:top w:w="0" w:type="dxa"/>
            <w:left w:w="108" w:type="dxa"/>
            <w:bottom w:w="0" w:type="dxa"/>
            <w:right w:w="108" w:type="dxa"/>
          </w:tblCellMar>
        </w:tblPrEx>
        <w:tc>
          <w:tcPr>
            <w:tcW w:w="0" w:type="auto"/>
          </w:tcPr>
          <w:p w14:paraId="3E508EE0">
            <w:pPr>
              <w:pStyle w:val="102"/>
              <w:ind w:firstLine="420"/>
            </w:pPr>
            <m:oMathPara>
              <m:oMath>
                <m:r>
                  <m:rPr/>
                  <w:rPr>
                    <w:rFonts w:ascii="Cambria Math" w:hAnsi="Cambria Math"/>
                  </w:rPr>
                  <m:t>L</m:t>
                </m:r>
              </m:oMath>
            </m:oMathPara>
          </w:p>
        </w:tc>
        <w:tc>
          <w:tcPr>
            <w:tcW w:w="0" w:type="auto"/>
          </w:tcPr>
          <w:p w14:paraId="3385FB4C">
            <w:pPr>
              <w:pStyle w:val="102"/>
              <w:ind w:firstLine="420"/>
            </w:pPr>
            <w:r>
              <w:rPr>
                <w:rFonts w:hint="eastAsia"/>
              </w:rPr>
              <w:t>床层高度或滤饼层厚度（根据上下文）</w:t>
            </w:r>
          </w:p>
        </w:tc>
        <w:tc>
          <w:tcPr>
            <w:tcW w:w="0" w:type="auto"/>
          </w:tcPr>
          <w:p w14:paraId="360656DF">
            <w:pPr>
              <w:pStyle w:val="102"/>
              <w:ind w:firstLine="420"/>
              <w:jc w:val="both"/>
              <w:pPrChange w:id="294" w:author="杨欣" w:date="2025-04-25T21:35:55Z">
                <w:pPr>
                  <w:pStyle w:val="102"/>
                  <w:ind w:firstLine="420"/>
                  <w:jc w:val="center"/>
                </w:pPr>
              </w:pPrChange>
            </w:pPr>
            <m:oMathPara>
              <m:oMath>
                <m:r>
                  <m:rPr>
                    <m:sty m:val="p"/>
                  </m:rPr>
                  <w:rPr>
                    <w:rFonts w:ascii="Cambria Math" w:hAnsi="Cambria Math"/>
                  </w:rPr>
                  <m:t>m</m:t>
                </m:r>
              </m:oMath>
            </m:oMathPara>
          </w:p>
        </w:tc>
      </w:tr>
      <w:tr w14:paraId="0F118A7E">
        <w:tblPrEx>
          <w:tblCellMar>
            <w:top w:w="0" w:type="dxa"/>
            <w:left w:w="108" w:type="dxa"/>
            <w:bottom w:w="0" w:type="dxa"/>
            <w:right w:w="108" w:type="dxa"/>
          </w:tblCellMar>
        </w:tblPrEx>
        <w:tc>
          <w:tcPr>
            <w:tcW w:w="0" w:type="auto"/>
          </w:tcPr>
          <w:p w14:paraId="188679A9">
            <w:pPr>
              <w:pStyle w:val="102"/>
              <w:ind w:firstLine="420"/>
            </w:pPr>
            <m:oMathPara>
              <m:oMath>
                <m:r>
                  <m:rPr/>
                  <w:rPr>
                    <w:rFonts w:ascii="Cambria Math" w:hAnsi="Cambria Math"/>
                  </w:rPr>
                  <m:t>u</m:t>
                </m:r>
              </m:oMath>
            </m:oMathPara>
          </w:p>
        </w:tc>
        <w:tc>
          <w:tcPr>
            <w:tcW w:w="0" w:type="auto"/>
          </w:tcPr>
          <w:p w14:paraId="79F5F772">
            <w:pPr>
              <w:pStyle w:val="102"/>
              <w:ind w:firstLine="420"/>
            </w:pPr>
            <w:r>
              <w:rPr>
                <w:rFonts w:hint="eastAsia"/>
              </w:rPr>
              <w:t>空床流速/滤液平均流速（按床层截面积计算）</w:t>
            </w:r>
          </w:p>
        </w:tc>
        <w:tc>
          <w:tcPr>
            <w:tcW w:w="0" w:type="auto"/>
          </w:tcPr>
          <w:p w14:paraId="6C22D350">
            <w:pPr>
              <w:pStyle w:val="102"/>
              <w:ind w:firstLine="420"/>
              <w:jc w:val="both"/>
              <w:pPrChange w:id="295" w:author="杨欣" w:date="2025-04-25T21:35:55Z">
                <w:pPr>
                  <w:pStyle w:val="102"/>
                  <w:ind w:firstLine="420"/>
                  <w:jc w:val="center"/>
                </w:pPr>
              </w:pPrChange>
            </w:pPr>
            <m:oMathPara>
              <m:oMath>
                <m:r>
                  <m:rPr>
                    <m:sty m:val="p"/>
                  </m:rPr>
                  <w:rPr>
                    <w:rFonts w:ascii="Cambria Math" w:hAnsi="Cambria Math"/>
                  </w:rPr>
                  <m:t>m/s</m:t>
                </m:r>
              </m:oMath>
            </m:oMathPara>
          </w:p>
        </w:tc>
      </w:tr>
      <w:tr w14:paraId="2C7DAF7C">
        <w:tblPrEx>
          <w:tblCellMar>
            <w:top w:w="0" w:type="dxa"/>
            <w:left w:w="108" w:type="dxa"/>
            <w:bottom w:w="0" w:type="dxa"/>
            <w:right w:w="108" w:type="dxa"/>
          </w:tblCellMar>
        </w:tblPrEx>
        <w:tc>
          <w:tcPr>
            <w:tcW w:w="0" w:type="auto"/>
          </w:tcPr>
          <w:p w14:paraId="2EFAC2F0">
            <w:pPr>
              <w:pStyle w:val="102"/>
              <w:ind w:firstLine="420"/>
            </w:pPr>
            <m:oMathPara>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1</m:t>
                    </m:r>
                    <m:ctrlPr>
                      <w:rPr>
                        <w:rFonts w:ascii="Cambria Math" w:hAnsi="Cambria Math"/>
                      </w:rPr>
                    </m:ctrlPr>
                  </m:sub>
                </m:sSub>
              </m:oMath>
            </m:oMathPara>
          </w:p>
        </w:tc>
        <w:tc>
          <w:tcPr>
            <w:tcW w:w="0" w:type="auto"/>
          </w:tcPr>
          <w:p w14:paraId="65154FBF">
            <w:pPr>
              <w:pStyle w:val="102"/>
              <w:ind w:firstLine="420"/>
            </w:pPr>
            <w:r>
              <w:rPr>
                <w:rFonts w:hint="eastAsia"/>
              </w:rPr>
              <w:t>流体在床层内的实际流速</w:t>
            </w:r>
          </w:p>
        </w:tc>
        <w:tc>
          <w:tcPr>
            <w:tcW w:w="0" w:type="auto"/>
          </w:tcPr>
          <w:p w14:paraId="7DA13510">
            <w:pPr>
              <w:pStyle w:val="102"/>
              <w:ind w:firstLine="420"/>
              <w:jc w:val="both"/>
              <w:pPrChange w:id="296" w:author="杨欣" w:date="2025-04-25T21:35:55Z">
                <w:pPr>
                  <w:pStyle w:val="102"/>
                  <w:ind w:firstLine="420"/>
                  <w:jc w:val="center"/>
                </w:pPr>
              </w:pPrChange>
            </w:pPr>
            <m:oMathPara>
              <m:oMath>
                <m:r>
                  <m:rPr>
                    <m:sty m:val="p"/>
                  </m:rPr>
                  <w:rPr>
                    <w:rFonts w:ascii="Cambria Math" w:hAnsi="Cambria Math"/>
                  </w:rPr>
                  <m:t>m/s</m:t>
                </m:r>
              </m:oMath>
            </m:oMathPara>
          </w:p>
        </w:tc>
      </w:tr>
      <w:tr w14:paraId="30A11567">
        <w:tblPrEx>
          <w:tblCellMar>
            <w:top w:w="0" w:type="dxa"/>
            <w:left w:w="108" w:type="dxa"/>
            <w:bottom w:w="0" w:type="dxa"/>
            <w:right w:w="108" w:type="dxa"/>
          </w:tblCellMar>
        </w:tblPrEx>
        <w:tc>
          <w:tcPr>
            <w:tcW w:w="0" w:type="auto"/>
          </w:tcPr>
          <w:p w14:paraId="6CC1E782">
            <w:pPr>
              <w:pStyle w:val="102"/>
              <w:ind w:firstLine="420"/>
            </w:pPr>
            <m:oMathPara>
              <m:oMath>
                <m:r>
                  <m:rPr/>
                  <w:rPr>
                    <w:rFonts w:ascii="Cambria Math" w:hAnsi="Cambria Math"/>
                  </w:rPr>
                  <m:t>λ</m:t>
                </m:r>
              </m:oMath>
            </m:oMathPara>
          </w:p>
        </w:tc>
        <w:tc>
          <w:tcPr>
            <w:tcW w:w="0" w:type="auto"/>
          </w:tcPr>
          <w:p w14:paraId="65DB60A8">
            <w:pPr>
              <w:pStyle w:val="102"/>
              <w:ind w:firstLine="420"/>
            </w:pPr>
            <w:r>
              <w:rPr>
                <w:rFonts w:hint="eastAsia"/>
              </w:rPr>
              <w:t>流动摩擦系数</w:t>
            </w:r>
          </w:p>
        </w:tc>
        <w:tc>
          <w:tcPr>
            <w:tcW w:w="0" w:type="auto"/>
          </w:tcPr>
          <w:p w14:paraId="2C1805BE">
            <w:pPr>
              <w:pStyle w:val="102"/>
              <w:ind w:firstLine="420"/>
              <w:jc w:val="both"/>
              <w:pPrChange w:id="297" w:author="杨欣" w:date="2025-04-25T21:35:55Z">
                <w:pPr>
                  <w:pStyle w:val="102"/>
                  <w:ind w:firstLine="420"/>
                  <w:jc w:val="center"/>
                </w:pPr>
              </w:pPrChange>
            </w:pPr>
            <w:r>
              <w:rPr>
                <w:rFonts w:hint="eastAsia"/>
              </w:rPr>
              <w:t>无单位</w:t>
            </w:r>
          </w:p>
        </w:tc>
      </w:tr>
      <w:tr w14:paraId="4C2E22FB">
        <w:tblPrEx>
          <w:tblCellMar>
            <w:top w:w="0" w:type="dxa"/>
            <w:left w:w="108" w:type="dxa"/>
            <w:bottom w:w="0" w:type="dxa"/>
            <w:right w:w="108" w:type="dxa"/>
          </w:tblCellMar>
        </w:tblPrEx>
        <w:tc>
          <w:tcPr>
            <w:tcW w:w="0" w:type="auto"/>
          </w:tcPr>
          <w:p w14:paraId="2EBEDFEB">
            <w:pPr>
              <w:pStyle w:val="102"/>
              <w:ind w:firstLine="420"/>
            </w:pPr>
            <m:oMathPara>
              <m:oMath>
                <m:r>
                  <m:rPr/>
                  <w:rPr>
                    <w:rFonts w:ascii="Cambria Math" w:hAnsi="Cambria Math"/>
                  </w:rPr>
                  <m:t>λ</m:t>
                </m:r>
                <m:r>
                  <m:rPr>
                    <m:sty m:val="p"/>
                  </m:rPr>
                  <w:rPr>
                    <w:rFonts w:ascii="Cambria Math" w:hAnsi="Cambria Math"/>
                  </w:rPr>
                  <m:t>'</m:t>
                </m:r>
              </m:oMath>
            </m:oMathPara>
          </w:p>
        </w:tc>
        <w:tc>
          <w:tcPr>
            <w:tcW w:w="0" w:type="auto"/>
          </w:tcPr>
          <w:p w14:paraId="6BA1097E">
            <w:pPr>
              <w:pStyle w:val="102"/>
              <w:ind w:firstLine="420"/>
            </w:pPr>
            <w:r>
              <w:rPr>
                <w:rFonts w:hint="eastAsia"/>
              </w:rPr>
              <w:t>修正后的摩擦系数</w:t>
            </w:r>
          </w:p>
        </w:tc>
        <w:tc>
          <w:tcPr>
            <w:tcW w:w="0" w:type="auto"/>
          </w:tcPr>
          <w:p w14:paraId="1BF61FC9">
            <w:pPr>
              <w:pStyle w:val="102"/>
              <w:ind w:firstLine="420"/>
              <w:jc w:val="both"/>
              <w:pPrChange w:id="298" w:author="杨欣" w:date="2025-04-25T21:35:55Z">
                <w:pPr>
                  <w:pStyle w:val="102"/>
                  <w:ind w:firstLine="420"/>
                  <w:jc w:val="center"/>
                </w:pPr>
              </w:pPrChange>
            </w:pPr>
            <w:r>
              <w:rPr>
                <w:rFonts w:hint="eastAsia"/>
              </w:rPr>
              <w:t>无单位</w:t>
            </w:r>
          </w:p>
        </w:tc>
      </w:tr>
      <w:tr w14:paraId="5D1162CD">
        <w:tblPrEx>
          <w:tblCellMar>
            <w:top w:w="0" w:type="dxa"/>
            <w:left w:w="108" w:type="dxa"/>
            <w:bottom w:w="0" w:type="dxa"/>
            <w:right w:w="108" w:type="dxa"/>
          </w:tblCellMar>
        </w:tblPrEx>
        <w:tc>
          <w:tcPr>
            <w:tcW w:w="0" w:type="auto"/>
          </w:tcPr>
          <w:p w14:paraId="2100E388">
            <w:pPr>
              <w:pStyle w:val="102"/>
              <w:ind w:firstLine="420"/>
            </w:pPr>
            <m:oMathPara>
              <m:oMath>
                <m:r>
                  <m:rPr/>
                  <w:rPr>
                    <w:rFonts w:ascii="Cambria Math" w:hAnsi="Cambria Math"/>
                  </w:rPr>
                  <m:t>Δ</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f</m:t>
                    </m:r>
                    <m:ctrlPr>
                      <w:rPr>
                        <w:rFonts w:ascii="Cambria Math" w:hAnsi="Cambria Math"/>
                      </w:rPr>
                    </m:ctrlPr>
                  </m:sub>
                </m:sSub>
              </m:oMath>
            </m:oMathPara>
          </w:p>
        </w:tc>
        <w:tc>
          <w:tcPr>
            <w:tcW w:w="0" w:type="auto"/>
          </w:tcPr>
          <w:p w14:paraId="3A25A4E9">
            <w:pPr>
              <w:pStyle w:val="102"/>
              <w:ind w:firstLine="420"/>
            </w:pPr>
            <w:r>
              <w:rPr>
                <w:rFonts w:hint="eastAsia"/>
              </w:rPr>
              <w:t>流体通过床层的压降</w:t>
            </w:r>
          </w:p>
        </w:tc>
        <w:tc>
          <w:tcPr>
            <w:tcW w:w="0" w:type="auto"/>
          </w:tcPr>
          <w:p w14:paraId="51344394">
            <w:pPr>
              <w:pStyle w:val="102"/>
              <w:ind w:firstLine="420"/>
              <w:jc w:val="both"/>
              <w:pPrChange w:id="299" w:author="杨欣" w:date="2025-04-25T21:35:55Z">
                <w:pPr>
                  <w:pStyle w:val="102"/>
                  <w:ind w:firstLine="420"/>
                  <w:jc w:val="center"/>
                </w:pPr>
              </w:pPrChange>
            </w:pPr>
            <m:oMathPara>
              <m:oMath>
                <m:r>
                  <m:rPr>
                    <m:sty m:val="p"/>
                  </m:rPr>
                  <w:rPr>
                    <w:rFonts w:ascii="Cambria Math" w:hAnsi="Cambria Math"/>
                  </w:rPr>
                  <m:t>Pa</m:t>
                </m:r>
              </m:oMath>
            </m:oMathPara>
          </w:p>
        </w:tc>
      </w:tr>
      <w:tr w14:paraId="34A4E4DA">
        <w:tblPrEx>
          <w:tblCellMar>
            <w:top w:w="0" w:type="dxa"/>
            <w:left w:w="108" w:type="dxa"/>
            <w:bottom w:w="0" w:type="dxa"/>
            <w:right w:w="108" w:type="dxa"/>
          </w:tblCellMar>
        </w:tblPrEx>
        <w:tc>
          <w:tcPr>
            <w:tcW w:w="0" w:type="auto"/>
          </w:tcPr>
          <w:p w14:paraId="7F082ABC">
            <w:pPr>
              <w:pStyle w:val="102"/>
              <w:ind w:firstLine="420"/>
            </w:pPr>
            <m:oMathPara>
              <m:oMath>
                <m:r>
                  <m:rPr/>
                  <w:rPr>
                    <w:rFonts w:ascii="Cambria Math" w:hAnsi="Cambria Math"/>
                  </w:rPr>
                  <m:t>Δ</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oMath>
            </m:oMathPara>
          </w:p>
        </w:tc>
        <w:tc>
          <w:tcPr>
            <w:tcW w:w="0" w:type="auto"/>
          </w:tcPr>
          <w:p w14:paraId="775C6D72">
            <w:pPr>
              <w:pStyle w:val="102"/>
              <w:ind w:firstLine="420"/>
            </w:pPr>
            <w:r>
              <w:rPr>
                <w:rFonts w:hint="eastAsia"/>
              </w:rPr>
              <w:t>滤液通过滤饼层的压力降</w:t>
            </w:r>
          </w:p>
        </w:tc>
        <w:tc>
          <w:tcPr>
            <w:tcW w:w="0" w:type="auto"/>
          </w:tcPr>
          <w:p w14:paraId="2FDFB80F">
            <w:pPr>
              <w:pStyle w:val="102"/>
              <w:ind w:firstLine="420"/>
              <w:jc w:val="both"/>
              <w:pPrChange w:id="300" w:author="杨欣" w:date="2025-04-25T21:35:55Z">
                <w:pPr>
                  <w:pStyle w:val="102"/>
                  <w:ind w:firstLine="420"/>
                  <w:jc w:val="center"/>
                </w:pPr>
              </w:pPrChange>
            </w:pPr>
            <m:oMathPara>
              <m:oMath>
                <m:r>
                  <m:rPr>
                    <m:sty m:val="p"/>
                  </m:rPr>
                  <w:rPr>
                    <w:rFonts w:ascii="Cambria Math" w:hAnsi="Cambria Math"/>
                  </w:rPr>
                  <m:t>Pa</m:t>
                </m:r>
              </m:oMath>
            </m:oMathPara>
          </w:p>
        </w:tc>
      </w:tr>
      <w:tr w14:paraId="6A066ADB">
        <w:tblPrEx>
          <w:tblCellMar>
            <w:top w:w="0" w:type="dxa"/>
            <w:left w:w="108" w:type="dxa"/>
            <w:bottom w:w="0" w:type="dxa"/>
            <w:right w:w="108" w:type="dxa"/>
          </w:tblCellMar>
        </w:tblPrEx>
        <w:tc>
          <w:tcPr>
            <w:tcW w:w="0" w:type="auto"/>
          </w:tcPr>
          <w:p w14:paraId="34EC4B06">
            <w:pPr>
              <w:pStyle w:val="102"/>
              <w:ind w:firstLine="420"/>
            </w:pPr>
            <m:oMathPara>
              <m:oMath>
                <m:r>
                  <m:rPr/>
                  <w:rPr>
                    <w:rFonts w:ascii="Cambria Math" w:hAnsi="Cambria Math"/>
                  </w:rPr>
                  <m:t>Δ</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m</m:t>
                    </m:r>
                    <m:ctrlPr>
                      <w:rPr>
                        <w:rFonts w:ascii="Cambria Math" w:hAnsi="Cambria Math"/>
                      </w:rPr>
                    </m:ctrlPr>
                  </m:sub>
                </m:sSub>
              </m:oMath>
            </m:oMathPara>
          </w:p>
        </w:tc>
        <w:tc>
          <w:tcPr>
            <w:tcW w:w="0" w:type="auto"/>
          </w:tcPr>
          <w:p w14:paraId="6806F820">
            <w:pPr>
              <w:pStyle w:val="102"/>
              <w:ind w:firstLine="420"/>
            </w:pPr>
            <w:r>
              <w:rPr>
                <w:rFonts w:hint="eastAsia"/>
              </w:rPr>
              <w:t>过滤介质的压降</w:t>
            </w:r>
          </w:p>
        </w:tc>
        <w:tc>
          <w:tcPr>
            <w:tcW w:w="0" w:type="auto"/>
          </w:tcPr>
          <w:p w14:paraId="6E69C062">
            <w:pPr>
              <w:pStyle w:val="102"/>
              <w:ind w:firstLine="420"/>
              <w:jc w:val="both"/>
              <w:pPrChange w:id="301" w:author="杨欣" w:date="2025-04-25T21:35:55Z">
                <w:pPr>
                  <w:pStyle w:val="102"/>
                  <w:ind w:firstLine="420"/>
                  <w:jc w:val="center"/>
                </w:pPr>
              </w:pPrChange>
            </w:pPr>
            <m:oMathPara>
              <m:oMath>
                <m:r>
                  <m:rPr>
                    <m:sty m:val="p"/>
                  </m:rPr>
                  <w:rPr>
                    <w:rFonts w:ascii="Cambria Math" w:hAnsi="Cambria Math"/>
                  </w:rPr>
                  <m:t>Pa</m:t>
                </m:r>
              </m:oMath>
            </m:oMathPara>
          </w:p>
        </w:tc>
      </w:tr>
      <w:tr w14:paraId="452641BA">
        <w:tblPrEx>
          <w:tblCellMar>
            <w:top w:w="0" w:type="dxa"/>
            <w:left w:w="108" w:type="dxa"/>
            <w:bottom w:w="0" w:type="dxa"/>
            <w:right w:w="108" w:type="dxa"/>
          </w:tblCellMar>
        </w:tblPrEx>
        <w:tc>
          <w:tcPr>
            <w:tcW w:w="0" w:type="auto"/>
          </w:tcPr>
          <w:p w14:paraId="133E4C1F">
            <w:pPr>
              <w:pStyle w:val="102"/>
              <w:ind w:firstLine="420"/>
            </w:pPr>
            <m:oMathPara>
              <m:oMath>
                <m:r>
                  <m:rPr/>
                  <w:rPr>
                    <w:rFonts w:ascii="Cambria Math" w:hAnsi="Cambria Math"/>
                  </w:rPr>
                  <m:t>Δp</m:t>
                </m:r>
              </m:oMath>
            </m:oMathPara>
          </w:p>
        </w:tc>
        <w:tc>
          <w:tcPr>
            <w:tcW w:w="0" w:type="auto"/>
          </w:tcPr>
          <w:p w14:paraId="57FAFEB4">
            <w:pPr>
              <w:pStyle w:val="102"/>
              <w:ind w:firstLine="420"/>
            </w:pPr>
            <w:r>
              <w:rPr>
                <w:rFonts w:hint="eastAsia"/>
              </w:rPr>
              <w:t>恒定的压力差</w:t>
            </w:r>
          </w:p>
        </w:tc>
        <w:tc>
          <w:tcPr>
            <w:tcW w:w="0" w:type="auto"/>
          </w:tcPr>
          <w:p w14:paraId="530A1721">
            <w:pPr>
              <w:pStyle w:val="102"/>
              <w:ind w:firstLine="420"/>
              <w:jc w:val="both"/>
              <w:pPrChange w:id="302" w:author="杨欣" w:date="2025-04-25T21:35:55Z">
                <w:pPr>
                  <w:pStyle w:val="102"/>
                  <w:ind w:firstLine="420"/>
                  <w:jc w:val="center"/>
                </w:pPr>
              </w:pPrChange>
            </w:pPr>
            <m:oMathPara>
              <m:oMath>
                <m:r>
                  <m:rPr>
                    <m:sty m:val="p"/>
                  </m:rPr>
                  <w:rPr>
                    <w:rFonts w:ascii="Cambria Math" w:hAnsi="Cambria Math"/>
                  </w:rPr>
                  <m:t>Pa</m:t>
                </m:r>
              </m:oMath>
            </m:oMathPara>
          </w:p>
        </w:tc>
      </w:tr>
      <w:tr w14:paraId="5E27533E">
        <w:tblPrEx>
          <w:tblCellMar>
            <w:top w:w="0" w:type="dxa"/>
            <w:left w:w="108" w:type="dxa"/>
            <w:bottom w:w="0" w:type="dxa"/>
            <w:right w:w="108" w:type="dxa"/>
          </w:tblCellMar>
        </w:tblPrEx>
        <w:tc>
          <w:tcPr>
            <w:tcW w:w="0" w:type="auto"/>
          </w:tcPr>
          <w:p w14:paraId="67B45642">
            <w:pPr>
              <w:pStyle w:val="102"/>
              <w:ind w:firstLine="420"/>
            </w:pPr>
            <m:oMathPara>
              <m:oMath>
                <m:r>
                  <m:rPr/>
                  <w:rPr>
                    <w:rFonts w:ascii="Cambria Math" w:hAnsi="Cambria Math"/>
                  </w:rPr>
                  <m:t>μ</m:t>
                </m:r>
              </m:oMath>
            </m:oMathPara>
          </w:p>
        </w:tc>
        <w:tc>
          <w:tcPr>
            <w:tcW w:w="0" w:type="auto"/>
          </w:tcPr>
          <w:p w14:paraId="0C5E0C14">
            <w:pPr>
              <w:pStyle w:val="102"/>
              <w:ind w:firstLine="420"/>
            </w:pPr>
            <w:r>
              <w:rPr>
                <w:rFonts w:hint="eastAsia"/>
              </w:rPr>
              <w:t>流体/滤液黏度</w:t>
            </w:r>
          </w:p>
        </w:tc>
        <w:tc>
          <w:tcPr>
            <w:tcW w:w="0" w:type="auto"/>
          </w:tcPr>
          <w:p w14:paraId="0F02168A">
            <w:pPr>
              <w:pStyle w:val="102"/>
              <w:ind w:firstLine="420"/>
              <w:jc w:val="both"/>
              <w:pPrChange w:id="303" w:author="杨欣" w:date="2025-04-25T21:35:55Z">
                <w:pPr>
                  <w:pStyle w:val="102"/>
                  <w:ind w:firstLine="420"/>
                  <w:jc w:val="center"/>
                </w:pPr>
              </w:pPrChange>
            </w:pPr>
            <m:oMathPara>
              <m:oMath>
                <m:r>
                  <m:rPr>
                    <m:sty m:val="p"/>
                  </m:rPr>
                  <w:rPr>
                    <w:rFonts w:ascii="Cambria Math" w:hAnsi="Cambria Math"/>
                  </w:rPr>
                  <m:t>Pa⋅s</m:t>
                </m:r>
              </m:oMath>
            </m:oMathPara>
          </w:p>
        </w:tc>
      </w:tr>
      <w:tr w14:paraId="71C6512C">
        <w:tblPrEx>
          <w:tblCellMar>
            <w:top w:w="0" w:type="dxa"/>
            <w:left w:w="108" w:type="dxa"/>
            <w:bottom w:w="0" w:type="dxa"/>
            <w:right w:w="108" w:type="dxa"/>
          </w:tblCellMar>
        </w:tblPrEx>
        <w:tc>
          <w:tcPr>
            <w:tcW w:w="0" w:type="auto"/>
          </w:tcPr>
          <w:p w14:paraId="25B16AAF">
            <w:pPr>
              <w:pStyle w:val="102"/>
              <w:ind w:firstLine="420"/>
            </w:pPr>
            <m:oMathPara>
              <m:oMath>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s</m:t>
                    </m:r>
                    <m:ctrlPr>
                      <w:rPr>
                        <w:rFonts w:ascii="Cambria Math" w:hAnsi="Cambria Math"/>
                      </w:rPr>
                    </m:ctrlPr>
                  </m:sub>
                </m:sSub>
              </m:oMath>
            </m:oMathPara>
          </w:p>
        </w:tc>
        <w:tc>
          <w:tcPr>
            <w:tcW w:w="0" w:type="auto"/>
          </w:tcPr>
          <w:p w14:paraId="22568A67">
            <w:pPr>
              <w:pStyle w:val="102"/>
              <w:ind w:firstLine="420"/>
            </w:pPr>
            <w:r>
              <w:rPr>
                <w:rFonts w:hint="eastAsia"/>
              </w:rPr>
              <w:t>颗粒的表面形状因子</w:t>
            </w:r>
          </w:p>
        </w:tc>
        <w:tc>
          <w:tcPr>
            <w:tcW w:w="0" w:type="auto"/>
          </w:tcPr>
          <w:p w14:paraId="6D084830">
            <w:pPr>
              <w:pStyle w:val="102"/>
              <w:ind w:firstLine="420"/>
              <w:jc w:val="both"/>
              <w:pPrChange w:id="304" w:author="杨欣" w:date="2025-04-25T21:35:55Z">
                <w:pPr>
                  <w:pStyle w:val="102"/>
                  <w:ind w:firstLine="420"/>
                  <w:jc w:val="center"/>
                </w:pPr>
              </w:pPrChange>
            </w:pPr>
            <w:r>
              <w:rPr>
                <w:rFonts w:hint="eastAsia"/>
              </w:rPr>
              <w:t>无单位</w:t>
            </w:r>
          </w:p>
        </w:tc>
      </w:tr>
      <w:tr w14:paraId="3FB47331">
        <w:tblPrEx>
          <w:tblCellMar>
            <w:top w:w="0" w:type="dxa"/>
            <w:left w:w="108" w:type="dxa"/>
            <w:bottom w:w="0" w:type="dxa"/>
            <w:right w:w="108" w:type="dxa"/>
          </w:tblCellMar>
        </w:tblPrEx>
        <w:tc>
          <w:tcPr>
            <w:tcW w:w="0" w:type="auto"/>
          </w:tcPr>
          <w:p w14:paraId="6024E903">
            <w:pPr>
              <w:pStyle w:val="102"/>
              <w:ind w:firstLine="420"/>
            </w:pPr>
            <m:oMathPara>
              <m:oMath>
                <m:r>
                  <m:rPr/>
                  <w:rPr>
                    <w:rFonts w:ascii="Cambria Math" w:hAnsi="Cambria Math"/>
                  </w:rPr>
                  <m:t>ρ</m:t>
                </m:r>
              </m:oMath>
            </m:oMathPara>
          </w:p>
        </w:tc>
        <w:tc>
          <w:tcPr>
            <w:tcW w:w="0" w:type="auto"/>
          </w:tcPr>
          <w:p w14:paraId="030C04D1">
            <w:pPr>
              <w:pStyle w:val="102"/>
              <w:ind w:firstLine="420"/>
            </w:pPr>
            <w:r>
              <w:rPr>
                <w:rFonts w:hint="eastAsia"/>
              </w:rPr>
              <w:t>流体密度</w:t>
            </w:r>
          </w:p>
        </w:tc>
        <w:tc>
          <w:tcPr>
            <w:tcW w:w="0" w:type="auto"/>
          </w:tcPr>
          <w:p w14:paraId="7F21688A">
            <w:pPr>
              <w:pStyle w:val="102"/>
              <w:ind w:firstLine="420"/>
              <w:jc w:val="center"/>
            </w:pPr>
            <m:oMathPara>
              <m:oMath>
                <m:r>
                  <m:rPr>
                    <m:sty m:val="p"/>
                  </m:rPr>
                  <w:rPr>
                    <w:rFonts w:ascii="Cambria Math" w:hAnsi="Cambria Math"/>
                  </w:rPr>
                  <m:t>kg/</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22265DBD">
        <w:tblPrEx>
          <w:tblCellMar>
            <w:top w:w="0" w:type="dxa"/>
            <w:left w:w="108" w:type="dxa"/>
            <w:bottom w:w="0" w:type="dxa"/>
            <w:right w:w="108" w:type="dxa"/>
          </w:tblCellMar>
        </w:tblPrEx>
        <w:tc>
          <w:tcPr>
            <w:tcW w:w="0" w:type="auto"/>
          </w:tcPr>
          <w:p w14:paraId="08B3EF5A">
            <w:pPr>
              <w:pStyle w:val="102"/>
              <w:ind w:firstLine="420"/>
            </w:pPr>
            <m:oMathPara>
              <m:oMath>
                <m:r>
                  <m:rPr/>
                  <w:rPr>
                    <w:rFonts w:ascii="Cambria Math" w:hAnsi="Cambria Math"/>
                  </w:rPr>
                  <m:t>R</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b</m:t>
                    </m:r>
                    <m:ctrlPr>
                      <w:rPr>
                        <w:rFonts w:ascii="Cambria Math" w:hAnsi="Cambria Math"/>
                      </w:rPr>
                    </m:ctrlPr>
                  </m:sub>
                </m:sSub>
              </m:oMath>
            </m:oMathPara>
          </w:p>
        </w:tc>
        <w:tc>
          <w:tcPr>
            <w:tcW w:w="0" w:type="auto"/>
          </w:tcPr>
          <w:p w14:paraId="79F20D48">
            <w:pPr>
              <w:pStyle w:val="102"/>
              <w:ind w:firstLine="420"/>
            </w:pPr>
            <w:r>
              <w:rPr>
                <w:rFonts w:hint="eastAsia"/>
              </w:rPr>
              <w:t>床层雷诺数</w:t>
            </w:r>
          </w:p>
        </w:tc>
        <w:tc>
          <w:tcPr>
            <w:tcW w:w="0" w:type="auto"/>
          </w:tcPr>
          <w:p w14:paraId="55F48F32">
            <w:pPr>
              <w:pStyle w:val="102"/>
              <w:ind w:firstLine="420"/>
              <w:jc w:val="center"/>
            </w:pPr>
            <w:r>
              <w:rPr>
                <w:rFonts w:hint="eastAsia"/>
              </w:rPr>
              <w:t>无单位</w:t>
            </w:r>
          </w:p>
        </w:tc>
      </w:tr>
      <w:tr w14:paraId="5B7743C3">
        <w:tblPrEx>
          <w:tblCellMar>
            <w:top w:w="0" w:type="dxa"/>
            <w:left w:w="108" w:type="dxa"/>
            <w:bottom w:w="0" w:type="dxa"/>
            <w:right w:w="108" w:type="dxa"/>
          </w:tblCellMar>
        </w:tblPrEx>
        <w:tc>
          <w:tcPr>
            <w:tcW w:w="0" w:type="auto"/>
          </w:tcPr>
          <w:p w14:paraId="34E6D6B4">
            <w:pPr>
              <w:pStyle w:val="102"/>
              <w:ind w:firstLine="420"/>
            </w:pPr>
            <m:oMathPara>
              <m:oMath>
                <m:sSub>
                  <m:sSubPr>
                    <m:ctrlPr>
                      <w:rPr>
                        <w:rFonts w:ascii="Cambria Math" w:hAnsi="Cambria Math"/>
                      </w:rPr>
                    </m:ctrlPr>
                  </m:sSubPr>
                  <m:e>
                    <m:r>
                      <m:rPr/>
                      <w:rPr>
                        <w:rFonts w:ascii="Cambria Math" w:hAnsi="Cambria Math"/>
                      </w:rPr>
                      <m:t>V</m:t>
                    </m:r>
                    <m:ctrlPr>
                      <w:rPr>
                        <w:rFonts w:ascii="Cambria Math" w:hAnsi="Cambria Math"/>
                      </w:rPr>
                    </m:ctrlPr>
                  </m:e>
                  <m:sub>
                    <m:r>
                      <m:rPr>
                        <m:nor/>
                        <m:sty m:val="p"/>
                      </m:rPr>
                      <m:t>床层</m:t>
                    </m:r>
                    <m:ctrlPr>
                      <w:rPr>
                        <w:rFonts w:ascii="Cambria Math" w:hAnsi="Cambria Math"/>
                      </w:rPr>
                    </m:ctrlPr>
                  </m:sub>
                </m:sSub>
              </m:oMath>
            </m:oMathPara>
          </w:p>
        </w:tc>
        <w:tc>
          <w:tcPr>
            <w:tcW w:w="0" w:type="auto"/>
          </w:tcPr>
          <w:p w14:paraId="16C79654">
            <w:pPr>
              <w:pStyle w:val="102"/>
              <w:ind w:firstLine="420"/>
            </w:pPr>
            <w:r>
              <w:rPr>
                <w:rFonts w:hint="eastAsia"/>
              </w:rPr>
              <w:t>床层体积</w:t>
            </w:r>
          </w:p>
        </w:tc>
        <w:tc>
          <w:tcPr>
            <w:tcW w:w="0" w:type="auto"/>
          </w:tcPr>
          <w:p w14:paraId="01DECD51">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72EB2DF1">
        <w:tblPrEx>
          <w:tblCellMar>
            <w:top w:w="0" w:type="dxa"/>
            <w:left w:w="108" w:type="dxa"/>
            <w:bottom w:w="0" w:type="dxa"/>
            <w:right w:w="108" w:type="dxa"/>
          </w:tblCellMar>
        </w:tblPrEx>
        <w:tc>
          <w:tcPr>
            <w:tcW w:w="0" w:type="auto"/>
          </w:tcPr>
          <w:p w14:paraId="096F778C">
            <w:pPr>
              <w:pStyle w:val="102"/>
              <w:ind w:firstLine="420"/>
            </w:pPr>
            <m:oMathPara>
              <m:oMath>
                <m:sSub>
                  <m:sSubPr>
                    <m:ctrlPr>
                      <w:rPr>
                        <w:rFonts w:ascii="Cambria Math" w:hAnsi="Cambria Math"/>
                      </w:rPr>
                    </m:ctrlPr>
                  </m:sSubPr>
                  <m:e>
                    <m:r>
                      <m:rPr/>
                      <w:rPr>
                        <w:rFonts w:ascii="Cambria Math" w:hAnsi="Cambria Math"/>
                      </w:rPr>
                      <m:t>V</m:t>
                    </m:r>
                    <m:ctrlPr>
                      <w:rPr>
                        <w:rFonts w:ascii="Cambria Math" w:hAnsi="Cambria Math"/>
                      </w:rPr>
                    </m:ctrlPr>
                  </m:e>
                  <m:sub>
                    <m:r>
                      <m:rPr>
                        <m:nor/>
                        <m:sty m:val="p"/>
                      </m:rPr>
                      <m:t>颗粒</m:t>
                    </m:r>
                    <m:ctrlPr>
                      <w:rPr>
                        <w:rFonts w:ascii="Cambria Math" w:hAnsi="Cambria Math"/>
                      </w:rPr>
                    </m:ctrlPr>
                  </m:sub>
                </m:sSub>
              </m:oMath>
            </m:oMathPara>
          </w:p>
        </w:tc>
        <w:tc>
          <w:tcPr>
            <w:tcW w:w="0" w:type="auto"/>
          </w:tcPr>
          <w:p w14:paraId="1449E8F7">
            <w:pPr>
              <w:pStyle w:val="102"/>
              <w:ind w:firstLine="420"/>
            </w:pPr>
            <w:r>
              <w:rPr>
                <w:rFonts w:hint="eastAsia"/>
              </w:rPr>
              <w:t>颗粒体积</w:t>
            </w:r>
          </w:p>
        </w:tc>
        <w:tc>
          <w:tcPr>
            <w:tcW w:w="0" w:type="auto"/>
          </w:tcPr>
          <w:p w14:paraId="727AFA8F">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7D2D5AC2">
        <w:tblPrEx>
          <w:tblCellMar>
            <w:top w:w="0" w:type="dxa"/>
            <w:left w:w="108" w:type="dxa"/>
            <w:bottom w:w="0" w:type="dxa"/>
            <w:right w:w="108" w:type="dxa"/>
          </w:tblCellMar>
        </w:tblPrEx>
        <w:tc>
          <w:tcPr>
            <w:tcW w:w="0" w:type="auto"/>
          </w:tcPr>
          <w:p w14:paraId="434E6944">
            <w:pPr>
              <w:pStyle w:val="102"/>
              <w:ind w:firstLine="420"/>
            </w:pPr>
            <m:oMathPara>
              <m:oMath>
                <m:r>
                  <m:rPr/>
                  <w:rPr>
                    <w:rFonts w:ascii="Cambria Math" w:hAnsi="Cambria Math"/>
                  </w:rPr>
                  <m:t>v</m:t>
                </m:r>
              </m:oMath>
            </m:oMathPara>
          </w:p>
        </w:tc>
        <w:tc>
          <w:tcPr>
            <w:tcW w:w="0" w:type="auto"/>
          </w:tcPr>
          <w:p w14:paraId="32293324">
            <w:pPr>
              <w:pStyle w:val="102"/>
              <w:ind w:firstLine="420"/>
            </w:pPr>
            <w:r>
              <w:rPr>
                <w:rFonts w:hint="eastAsia"/>
              </w:rPr>
              <w:t>每获得</w:t>
            </w:r>
            <w:r>
              <w:t xml:space="preserve"> 1 m³ </w:t>
            </w:r>
            <w:r>
              <w:rPr>
                <w:rFonts w:hint="eastAsia"/>
              </w:rPr>
              <w:t>滤液所形成的滤饼体积</w:t>
            </w:r>
          </w:p>
        </w:tc>
        <w:tc>
          <w:tcPr>
            <w:tcW w:w="0" w:type="auto"/>
          </w:tcPr>
          <w:p w14:paraId="719BB2F5">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05275E55">
        <w:tblPrEx>
          <w:tblCellMar>
            <w:top w:w="0" w:type="dxa"/>
            <w:left w:w="108" w:type="dxa"/>
            <w:bottom w:w="0" w:type="dxa"/>
            <w:right w:w="108" w:type="dxa"/>
          </w:tblCellMar>
        </w:tblPrEx>
        <w:tc>
          <w:tcPr>
            <w:tcW w:w="0" w:type="auto"/>
          </w:tcPr>
          <w:p w14:paraId="4FFFCB1F">
            <w:pPr>
              <w:pStyle w:val="102"/>
              <w:ind w:firstLine="420"/>
            </w:pPr>
            <m:oMathPara>
              <m:oMath>
                <m:r>
                  <m:rPr/>
                  <w:rPr>
                    <w:rFonts w:ascii="Cambria Math" w:hAnsi="Cambria Math"/>
                  </w:rPr>
                  <m:t>V</m:t>
                </m:r>
              </m:oMath>
            </m:oMathPara>
          </w:p>
        </w:tc>
        <w:tc>
          <w:tcPr>
            <w:tcW w:w="0" w:type="auto"/>
          </w:tcPr>
          <w:p w14:paraId="23204DD6">
            <w:pPr>
              <w:pStyle w:val="102"/>
              <w:ind w:firstLine="420"/>
            </w:pPr>
            <w:r>
              <w:rPr>
                <w:rFonts w:hint="eastAsia"/>
              </w:rPr>
              <w:t>滤液体积</w:t>
            </w:r>
          </w:p>
        </w:tc>
        <w:tc>
          <w:tcPr>
            <w:tcW w:w="0" w:type="auto"/>
          </w:tcPr>
          <w:p w14:paraId="2956E1F6">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3EF5D939">
        <w:tblPrEx>
          <w:tblCellMar>
            <w:top w:w="0" w:type="dxa"/>
            <w:left w:w="108" w:type="dxa"/>
            <w:bottom w:w="0" w:type="dxa"/>
            <w:right w:w="108" w:type="dxa"/>
          </w:tblCellMar>
        </w:tblPrEx>
        <w:tc>
          <w:tcPr>
            <w:tcW w:w="0" w:type="auto"/>
          </w:tcPr>
          <w:p w14:paraId="525A8CB0">
            <w:pPr>
              <w:pStyle w:val="102"/>
              <w:ind w:firstLine="420"/>
            </w:pPr>
            <m:oMathPara>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e</m:t>
                    </m:r>
                    <m:ctrlPr>
                      <w:rPr>
                        <w:rFonts w:ascii="Cambria Math" w:hAnsi="Cambria Math"/>
                      </w:rPr>
                    </m:ctrlPr>
                  </m:sub>
                </m:sSub>
              </m:oMath>
            </m:oMathPara>
          </w:p>
        </w:tc>
        <w:tc>
          <w:tcPr>
            <w:tcW w:w="0" w:type="auto"/>
          </w:tcPr>
          <w:p w14:paraId="76D42369">
            <w:pPr>
              <w:pStyle w:val="102"/>
              <w:ind w:firstLine="420"/>
            </w:pPr>
            <w:r>
              <w:rPr>
                <w:rFonts w:hint="eastAsia"/>
              </w:rPr>
              <w:t>滤液体积与滤饼厚度的关系中使用的变量</w:t>
            </w:r>
          </w:p>
        </w:tc>
        <w:tc>
          <w:tcPr>
            <w:tcW w:w="0" w:type="auto"/>
          </w:tcPr>
          <w:p w14:paraId="435F6D6D">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oMath>
            </m:oMathPara>
          </w:p>
        </w:tc>
      </w:tr>
      <w:tr w14:paraId="7D6154BC">
        <w:tblPrEx>
          <w:tblCellMar>
            <w:top w:w="0" w:type="dxa"/>
            <w:left w:w="108" w:type="dxa"/>
            <w:bottom w:w="0" w:type="dxa"/>
            <w:right w:w="108" w:type="dxa"/>
          </w:tblCellMar>
        </w:tblPrEx>
        <w:tc>
          <w:tcPr>
            <w:tcW w:w="0" w:type="auto"/>
          </w:tcPr>
          <w:p w14:paraId="789B2563">
            <w:pPr>
              <w:pStyle w:val="102"/>
              <w:ind w:firstLine="420"/>
            </w:pPr>
            <m:oMathPara>
              <m:oMath>
                <m:r>
                  <m:rPr/>
                  <w:rPr>
                    <w:rFonts w:ascii="Cambria Math" w:hAnsi="Cambria Math"/>
                  </w:rPr>
                  <m:t>q</m:t>
                </m:r>
              </m:oMath>
            </m:oMathPara>
          </w:p>
        </w:tc>
        <w:tc>
          <w:tcPr>
            <w:tcW w:w="0" w:type="auto"/>
          </w:tcPr>
          <w:p w14:paraId="72F64451">
            <w:pPr>
              <w:pStyle w:val="102"/>
              <w:ind w:firstLine="420"/>
            </w:pPr>
            <w:r>
              <w:rPr>
                <w:rFonts w:hint="eastAsia"/>
              </w:rPr>
              <w:t>单位过滤面积上获得的滤液体积</w:t>
            </w:r>
          </w:p>
        </w:tc>
        <w:tc>
          <w:tcPr>
            <w:tcW w:w="0" w:type="auto"/>
          </w:tcPr>
          <w:p w14:paraId="6CA7D348">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oMath>
            </m:oMathPara>
          </w:p>
        </w:tc>
      </w:tr>
      <w:tr w14:paraId="388F39F2">
        <w:tblPrEx>
          <w:tblCellMar>
            <w:top w:w="0" w:type="dxa"/>
            <w:left w:w="108" w:type="dxa"/>
            <w:bottom w:w="0" w:type="dxa"/>
            <w:right w:w="108" w:type="dxa"/>
          </w:tblCellMar>
        </w:tblPrEx>
        <w:tc>
          <w:tcPr>
            <w:tcW w:w="0" w:type="auto"/>
          </w:tcPr>
          <w:p w14:paraId="19FC9993">
            <w:pPr>
              <w:pStyle w:val="102"/>
              <w:ind w:firstLine="420"/>
            </w:pPr>
            <m:oMathPara>
              <m:oMath>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e</m:t>
                    </m:r>
                    <m:ctrlPr>
                      <w:rPr>
                        <w:rFonts w:ascii="Cambria Math" w:hAnsi="Cambria Math"/>
                      </w:rPr>
                    </m:ctrlPr>
                  </m:sub>
                </m:sSub>
              </m:oMath>
            </m:oMathPara>
          </w:p>
        </w:tc>
        <w:tc>
          <w:tcPr>
            <w:tcW w:w="0" w:type="auto"/>
          </w:tcPr>
          <w:p w14:paraId="0A9C57D3">
            <w:pPr>
              <w:pStyle w:val="102"/>
              <w:ind w:firstLine="420"/>
            </w:pPr>
            <w:r>
              <w:rPr>
                <w:rFonts w:hint="eastAsia"/>
              </w:rPr>
              <w:t>单位过滤面积上的虚拟滤液体积</w:t>
            </w:r>
          </w:p>
        </w:tc>
        <w:tc>
          <w:tcPr>
            <w:tcW w:w="0" w:type="auto"/>
          </w:tcPr>
          <w:p w14:paraId="2AE1EEB4">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oMath>
            </m:oMathPara>
          </w:p>
        </w:tc>
      </w:tr>
      <w:tr w14:paraId="787A3596">
        <w:tblPrEx>
          <w:tblCellMar>
            <w:top w:w="0" w:type="dxa"/>
            <w:left w:w="108" w:type="dxa"/>
            <w:bottom w:w="0" w:type="dxa"/>
            <w:right w:w="108" w:type="dxa"/>
          </w:tblCellMar>
        </w:tblPrEx>
        <w:tc>
          <w:tcPr>
            <w:tcW w:w="0" w:type="auto"/>
          </w:tcPr>
          <w:p w14:paraId="69AEC87C">
            <w:pPr>
              <w:pStyle w:val="102"/>
              <w:ind w:firstLine="420"/>
            </w:pPr>
            <m:oMathPara>
              <m:oMath>
                <m:r>
                  <m:rPr/>
                  <w:rPr>
                    <w:rFonts w:ascii="Cambria Math" w:hAnsi="Cambria Math"/>
                  </w:rPr>
                  <m:t>R</m:t>
                </m:r>
              </m:oMath>
            </m:oMathPara>
          </w:p>
        </w:tc>
        <w:tc>
          <w:tcPr>
            <w:tcW w:w="0" w:type="auto"/>
          </w:tcPr>
          <w:p w14:paraId="714E3980">
            <w:pPr>
              <w:pStyle w:val="102"/>
              <w:ind w:firstLine="420"/>
            </w:pPr>
            <w:r>
              <w:rPr>
                <w:rFonts w:hint="eastAsia"/>
              </w:rPr>
              <w:t>滤饼阻力</w:t>
            </w:r>
          </w:p>
        </w:tc>
        <w:tc>
          <w:tcPr>
            <w:tcW w:w="0" w:type="auto"/>
          </w:tcPr>
          <w:p w14:paraId="6100D863">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−1</m:t>
                    </m:r>
                    <m:ctrlPr>
                      <w:rPr>
                        <w:rFonts w:ascii="Cambria Math" w:hAnsi="Cambria Math"/>
                      </w:rPr>
                    </m:ctrlPr>
                  </m:sup>
                </m:sSup>
              </m:oMath>
            </m:oMathPara>
          </w:p>
        </w:tc>
      </w:tr>
      <w:tr w14:paraId="72FA4F8D">
        <w:tblPrEx>
          <w:tblCellMar>
            <w:top w:w="0" w:type="dxa"/>
            <w:left w:w="108" w:type="dxa"/>
            <w:bottom w:w="0" w:type="dxa"/>
            <w:right w:w="108" w:type="dxa"/>
          </w:tblCellMar>
        </w:tblPrEx>
        <w:tc>
          <w:tcPr>
            <w:tcW w:w="0" w:type="auto"/>
          </w:tcPr>
          <w:p w14:paraId="0366C3B7">
            <w:pPr>
              <w:pStyle w:val="102"/>
              <w:ind w:firstLine="420"/>
            </w:pPr>
            <m:oMathPara>
              <m:oMath>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m</m:t>
                    </m:r>
                    <m:ctrlPr>
                      <w:rPr>
                        <w:rFonts w:ascii="Cambria Math" w:hAnsi="Cambria Math"/>
                      </w:rPr>
                    </m:ctrlPr>
                  </m:sub>
                </m:sSub>
              </m:oMath>
            </m:oMathPara>
          </w:p>
        </w:tc>
        <w:tc>
          <w:tcPr>
            <w:tcW w:w="0" w:type="auto"/>
          </w:tcPr>
          <w:p w14:paraId="186EFFA7">
            <w:pPr>
              <w:pStyle w:val="102"/>
              <w:ind w:firstLine="420"/>
            </w:pPr>
            <w:r>
              <w:rPr>
                <w:rFonts w:hint="eastAsia"/>
              </w:rPr>
              <w:t>过滤介质的阻力</w:t>
            </w:r>
          </w:p>
        </w:tc>
        <w:tc>
          <w:tcPr>
            <w:tcW w:w="0" w:type="auto"/>
          </w:tcPr>
          <w:p w14:paraId="755257AC">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−1</m:t>
                    </m:r>
                    <m:ctrlPr>
                      <w:rPr>
                        <w:rFonts w:ascii="Cambria Math" w:hAnsi="Cambria Math"/>
                      </w:rPr>
                    </m:ctrlPr>
                  </m:sup>
                </m:sSup>
              </m:oMath>
            </m:oMathPara>
          </w:p>
        </w:tc>
      </w:tr>
      <w:tr w14:paraId="7793022E">
        <w:tblPrEx>
          <w:tblCellMar>
            <w:top w:w="0" w:type="dxa"/>
            <w:left w:w="108" w:type="dxa"/>
            <w:bottom w:w="0" w:type="dxa"/>
            <w:right w:w="108" w:type="dxa"/>
          </w:tblCellMar>
        </w:tblPrEx>
        <w:tc>
          <w:tcPr>
            <w:tcW w:w="0" w:type="auto"/>
          </w:tcPr>
          <w:p w14:paraId="07CACDFC">
            <w:pPr>
              <w:pStyle w:val="102"/>
              <w:ind w:firstLine="420"/>
            </w:pPr>
            <m:oMathPara>
              <m:oMath>
                <m:r>
                  <m:rPr/>
                  <w:rPr>
                    <w:rFonts w:ascii="Cambria Math" w:hAnsi="Cambria Math"/>
                  </w:rPr>
                  <m:t>K</m:t>
                </m:r>
              </m:oMath>
            </m:oMathPara>
          </w:p>
        </w:tc>
        <w:tc>
          <w:tcPr>
            <w:tcW w:w="0" w:type="auto"/>
          </w:tcPr>
          <w:p w14:paraId="0A4CF678">
            <w:pPr>
              <w:pStyle w:val="102"/>
              <w:ind w:firstLine="420"/>
            </w:pPr>
            <w:r>
              <w:rPr>
                <w:rFonts w:hint="eastAsia"/>
              </w:rPr>
              <w:t>过滤常数（含恒压过滤常数）</w:t>
            </w:r>
          </w:p>
        </w:tc>
        <w:tc>
          <w:tcPr>
            <w:tcW w:w="0" w:type="auto"/>
          </w:tcPr>
          <w:p w14:paraId="45981CBB">
            <w:pPr>
              <w:pStyle w:val="102"/>
              <w:ind w:firstLine="420"/>
              <w:jc w:val="center"/>
            </w:pP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/s</m:t>
              </m:r>
            </m:oMath>
            <w:r>
              <w:t xml:space="preserve"> </w:t>
            </w:r>
            <w:r>
              <w:rPr>
                <w:rFonts w:hint="eastAsia"/>
              </w:rPr>
              <w:t>或</w:t>
            </w:r>
            <w:r>
              <w:t xml:space="preserve"> </w:t>
            </w: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4</m:t>
                  </m:r>
                  <m:ctrlPr>
                    <w:rPr>
                      <w:rFonts w:ascii="Cambria Math" w:hAnsi="Cambria Math"/>
                    </w:rPr>
                  </m:ctrlPr>
                </m:sup>
              </m:sSup>
              <m:r>
                <m:rPr>
                  <m:sty m:val="p"/>
                </m:rPr>
                <w:rPr>
                  <w:rFonts w:ascii="Cambria Math" w:hAnsi="Cambria Math"/>
                </w:rPr>
                <m:t>/</m:t>
              </m:r>
              <m:d>
                <m:dPr>
                  <m:ctrlPr>
                    <w:rPr>
                      <w:rFonts w:ascii="Cambria Math" w:hAnsi="Cambria Math"/>
                    </w:rPr>
                  </m:ctrlPr>
                </m:dPr>
                <m:e>
                  <m:r>
                    <m:rPr>
                      <m:sty m:val="p"/>
                    </m:rPr>
                    <w:rPr>
                      <w:rFonts w:ascii="Cambria Math" w:hAnsi="Cambria Math"/>
                    </w:rPr>
                    <m:t>N⋅s</m:t>
                  </m:r>
                  <m:ctrlPr>
                    <w:rPr>
                      <w:rFonts w:ascii="Cambria Math" w:hAnsi="Cambria Math"/>
                    </w:rPr>
                  </m:ctrlPr>
                </m:e>
              </m:d>
            </m:oMath>
          </w:p>
        </w:tc>
      </w:tr>
      <w:tr w14:paraId="60FEB9E5">
        <w:tblPrEx>
          <w:tblCellMar>
            <w:top w:w="0" w:type="dxa"/>
            <w:left w:w="108" w:type="dxa"/>
            <w:bottom w:w="0" w:type="dxa"/>
            <w:right w:w="108" w:type="dxa"/>
          </w:tblCellMar>
        </w:tblPrEx>
        <w:tc>
          <w:tcPr>
            <w:tcW w:w="0" w:type="auto"/>
          </w:tcPr>
          <w:p w14:paraId="5DC78D27">
            <w:pPr>
              <w:pStyle w:val="102"/>
              <w:ind w:firstLine="420"/>
            </w:pPr>
            <m:oMathPara>
              <m:oMath>
                <m:r>
                  <m:rPr/>
                  <w:rPr>
                    <w:rFonts w:ascii="Cambria Math" w:hAnsi="Cambria Math"/>
                  </w:rPr>
                  <m:t>k</m:t>
                </m:r>
              </m:oMath>
            </m:oMathPara>
          </w:p>
        </w:tc>
        <w:tc>
          <w:tcPr>
            <w:tcW w:w="0" w:type="auto"/>
          </w:tcPr>
          <w:p w14:paraId="4B7F077B">
            <w:pPr>
              <w:pStyle w:val="102"/>
              <w:ind w:firstLine="420"/>
            </w:pPr>
            <w:r>
              <w:rPr>
                <w:rFonts w:hint="eastAsia"/>
              </w:rPr>
              <w:t>过滤物料特性的常数</w:t>
            </w:r>
          </w:p>
        </w:tc>
        <w:tc>
          <w:tcPr>
            <w:tcW w:w="0" w:type="auto"/>
          </w:tcPr>
          <w:p w14:paraId="634ECC41">
            <w:pPr>
              <w:pStyle w:val="102"/>
              <w:ind w:firstLine="420"/>
              <w:jc w:val="center"/>
            </w:pP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4</m:t>
                  </m:r>
                  <m:ctrlPr>
                    <w:rPr>
                      <w:rFonts w:ascii="Cambria Math" w:hAnsi="Cambria Math"/>
                    </w:rPr>
                  </m:ctrlPr>
                </m:sup>
              </m:sSup>
              <m:r>
                <m:rPr>
                  <m:sty m:val="p"/>
                </m:rPr>
                <w:rPr>
                  <w:rFonts w:ascii="Cambria Math" w:hAnsi="Cambria Math"/>
                </w:rPr>
                <m:t>/</m:t>
              </m:r>
              <m:d>
                <m:dPr>
                  <m:ctrlPr>
                    <w:rPr>
                      <w:rFonts w:ascii="Cambria Math" w:hAnsi="Cambria Math"/>
                    </w:rPr>
                  </m:ctrlPr>
                </m:dPr>
                <m:e>
                  <m:r>
                    <m:rPr>
                      <m:sty m:val="p"/>
                    </m:rPr>
                    <w:rPr>
                      <w:rFonts w:ascii="Cambria Math" w:hAnsi="Cambria Math"/>
                    </w:rPr>
                    <m:t>N⋅s</m:t>
                  </m:r>
                  <m:ctrlPr>
                    <w:rPr>
                      <w:rFonts w:ascii="Cambria Math" w:hAnsi="Cambria Math"/>
                    </w:rPr>
                  </m:ctrlPr>
                </m:e>
              </m:d>
            </m:oMath>
            <w:r>
              <w:t xml:space="preserve"> </w:t>
            </w:r>
            <w:r>
              <w:rPr>
                <w:rFonts w:hint="eastAsia"/>
              </w:rPr>
              <w:t>或</w:t>
            </w:r>
            <w:r>
              <w:t xml:space="preserve"> </w:t>
            </w: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d>
                <m:dPr>
                  <m:ctrlPr>
                    <w:rPr>
                      <w:rFonts w:ascii="Cambria Math" w:hAnsi="Cambria Math"/>
                    </w:rPr>
                  </m:ctrlPr>
                </m:dPr>
                <m:e>
                  <m:r>
                    <m:rPr>
                      <m:sty m:val="p"/>
                    </m:rPr>
                    <w:rPr>
                      <w:rFonts w:ascii="Cambria Math" w:hAnsi="Cambria Math"/>
                    </w:rPr>
                    <m:t>Pa⋅s</m:t>
                  </m:r>
                  <m:ctrlPr>
                    <w:rPr>
                      <w:rFonts w:ascii="Cambria Math" w:hAnsi="Cambria Math"/>
                    </w:rPr>
                  </m:ctrlPr>
                </m:e>
              </m:d>
            </m:oMath>
          </w:p>
        </w:tc>
      </w:tr>
      <w:tr w14:paraId="0D00D623">
        <w:tblPrEx>
          <w:tblCellMar>
            <w:top w:w="0" w:type="dxa"/>
            <w:left w:w="108" w:type="dxa"/>
            <w:bottom w:w="0" w:type="dxa"/>
            <w:right w:w="108" w:type="dxa"/>
          </w:tblCellMar>
        </w:tblPrEx>
        <w:tc>
          <w:tcPr>
            <w:tcW w:w="0" w:type="auto"/>
          </w:tcPr>
          <w:p w14:paraId="272E6FB1">
            <w:pPr>
              <w:pStyle w:val="102"/>
              <w:ind w:firstLine="420"/>
            </w:pPr>
            <m:oMathPara>
              <m:oMath>
                <m:r>
                  <m:rPr/>
                  <w:rPr>
                    <w:rFonts w:ascii="Cambria Math" w:hAnsi="Cambria Math"/>
                  </w:rPr>
                  <m:t>s</m:t>
                </m:r>
              </m:oMath>
            </m:oMathPara>
          </w:p>
        </w:tc>
        <w:tc>
          <w:tcPr>
            <w:tcW w:w="0" w:type="auto"/>
          </w:tcPr>
          <w:p w14:paraId="3B7FA98D">
            <w:pPr>
              <w:pStyle w:val="102"/>
              <w:ind w:firstLine="420"/>
            </w:pPr>
            <w:r>
              <w:rPr>
                <w:rFonts w:hint="eastAsia"/>
              </w:rPr>
              <w:t>压缩性指数</w:t>
            </w:r>
          </w:p>
        </w:tc>
        <w:tc>
          <w:tcPr>
            <w:tcW w:w="0" w:type="auto"/>
          </w:tcPr>
          <w:p w14:paraId="2B984E4E">
            <w:pPr>
              <w:pStyle w:val="102"/>
              <w:ind w:firstLine="420"/>
              <w:jc w:val="center"/>
            </w:pPr>
            <w:r>
              <w:rPr>
                <w:rFonts w:hint="eastAsia"/>
              </w:rPr>
              <w:t>无单位</w:t>
            </w:r>
          </w:p>
        </w:tc>
      </w:tr>
      <w:tr w14:paraId="742F92DC">
        <w:tblPrEx>
          <w:tblCellMar>
            <w:top w:w="0" w:type="dxa"/>
            <w:left w:w="108" w:type="dxa"/>
            <w:bottom w:w="0" w:type="dxa"/>
            <w:right w:w="108" w:type="dxa"/>
          </w:tblCellMar>
        </w:tblPrEx>
        <w:tc>
          <w:tcPr>
            <w:tcW w:w="0" w:type="auto"/>
          </w:tcPr>
          <w:p w14:paraId="7423C159">
            <w:pPr>
              <w:pStyle w:val="102"/>
              <w:ind w:firstLine="420"/>
            </w:pPr>
            <m:oMathPara>
              <m:oMath>
                <m:r>
                  <m:rPr/>
                  <w:rPr>
                    <w:rFonts w:ascii="Cambria Math" w:hAnsi="Cambria Math"/>
                  </w:rPr>
                  <m:t>r</m:t>
                </m:r>
                <m:r>
                  <m:rPr>
                    <m:sty m:val="p"/>
                  </m:rPr>
                  <w:rPr>
                    <w:rFonts w:ascii="Cambria Math" w:hAnsi="Cambria Math"/>
                  </w:rPr>
                  <m:t>'</m:t>
                </m:r>
              </m:oMath>
            </m:oMathPara>
          </w:p>
        </w:tc>
        <w:tc>
          <w:tcPr>
            <w:tcW w:w="0" w:type="auto"/>
          </w:tcPr>
          <w:p w14:paraId="1ABD5BDC">
            <w:pPr>
              <w:pStyle w:val="102"/>
              <w:ind w:firstLine="420"/>
            </w:pPr>
            <w:r>
              <w:rPr>
                <w:rFonts w:hint="eastAsia"/>
              </w:rPr>
              <w:t>比阻常数</w:t>
            </w:r>
          </w:p>
        </w:tc>
        <w:tc>
          <w:tcPr>
            <w:tcW w:w="0" w:type="auto"/>
          </w:tcPr>
          <w:p w14:paraId="6D79C961">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−1</m:t>
                    </m:r>
                    <m:ctrlPr>
                      <w:rPr>
                        <w:rFonts w:ascii="Cambria Math" w:hAnsi="Cambria Math"/>
                      </w:rPr>
                    </m:ctrlPr>
                  </m:sup>
                </m:sSup>
              </m:oMath>
            </m:oMathPara>
          </w:p>
        </w:tc>
      </w:tr>
      <w:tr w14:paraId="3807BD05">
        <w:tblPrEx>
          <w:tblCellMar>
            <w:top w:w="0" w:type="dxa"/>
            <w:left w:w="108" w:type="dxa"/>
            <w:bottom w:w="0" w:type="dxa"/>
            <w:right w:w="108" w:type="dxa"/>
          </w:tblCellMar>
        </w:tblPrEx>
        <w:tc>
          <w:tcPr>
            <w:tcW w:w="0" w:type="auto"/>
          </w:tcPr>
          <w:p w14:paraId="6021EF3E">
            <w:pPr>
              <w:pStyle w:val="102"/>
              <w:ind w:firstLine="420"/>
            </w:pPr>
            <m:oMathPara>
              <m:oMath>
                <m:r>
                  <m:rPr/>
                  <w:rPr>
                    <w:rFonts w:ascii="Cambria Math" w:hAnsi="Cambria Math"/>
                  </w:rPr>
                  <m:t>A</m:t>
                </m:r>
              </m:oMath>
            </m:oMathPara>
          </w:p>
        </w:tc>
        <w:tc>
          <w:tcPr>
            <w:tcW w:w="0" w:type="auto"/>
          </w:tcPr>
          <w:p w14:paraId="10E3F7F7">
            <w:pPr>
              <w:pStyle w:val="102"/>
              <w:ind w:firstLine="420"/>
            </w:pPr>
            <w:r>
              <w:rPr>
                <w:rFonts w:hint="eastAsia"/>
              </w:rPr>
              <w:t>过滤面积</w:t>
            </w:r>
          </w:p>
        </w:tc>
        <w:tc>
          <w:tcPr>
            <w:tcW w:w="0" w:type="auto"/>
          </w:tcPr>
          <w:p w14:paraId="14AC7B6D">
            <w:pPr>
              <w:pStyle w:val="102"/>
              <w:ind w:firstLine="420"/>
              <w:jc w:val="center"/>
            </w:pPr>
            <m:oMathPara>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oMath>
            </m:oMathPara>
          </w:p>
        </w:tc>
      </w:tr>
      <w:tr w14:paraId="0308C191">
        <w:tc>
          <w:tcPr>
            <w:tcW w:w="0" w:type="auto"/>
          </w:tcPr>
          <w:p w14:paraId="1BEB3A0B">
            <w:pPr>
              <w:pStyle w:val="102"/>
              <w:ind w:firstLine="420"/>
            </w:pPr>
            <m:oMathPara>
              <m:oMath>
                <m:r>
                  <m:rPr/>
                  <w:rPr>
                    <w:rFonts w:ascii="Cambria Math" w:hAnsi="Cambria Math"/>
                  </w:rPr>
                  <m:t>θ</m:t>
                </m:r>
              </m:oMath>
            </m:oMathPara>
          </w:p>
        </w:tc>
        <w:tc>
          <w:tcPr>
            <w:tcW w:w="0" w:type="auto"/>
          </w:tcPr>
          <w:p w14:paraId="2A1E6794">
            <w:pPr>
              <w:pStyle w:val="102"/>
              <w:ind w:firstLine="420"/>
            </w:pPr>
            <w:r>
              <w:rPr>
                <w:rFonts w:hint="eastAsia"/>
              </w:rPr>
              <w:t>实际过滤时间</w:t>
            </w:r>
          </w:p>
        </w:tc>
        <w:tc>
          <w:tcPr>
            <w:tcW w:w="0" w:type="auto"/>
          </w:tcPr>
          <w:p w14:paraId="6B78595A">
            <w:pPr>
              <w:pStyle w:val="102"/>
              <w:ind w:firstLine="420"/>
              <w:jc w:val="center"/>
            </w:pPr>
            <m:oMathPara>
              <m:oMath>
                <m:r>
                  <m:rPr>
                    <m:sty m:val="p"/>
                  </m:rPr>
                  <w:rPr>
                    <w:rFonts w:ascii="Cambria Math" w:hAnsi="Cambria Math"/>
                  </w:rPr>
                  <m:t>s</m:t>
                </m:r>
              </m:oMath>
            </m:oMathPara>
          </w:p>
        </w:tc>
      </w:tr>
      <w:tr w14:paraId="488269AC">
        <w:tblPrEx>
          <w:tblCellMar>
            <w:top w:w="0" w:type="dxa"/>
            <w:left w:w="108" w:type="dxa"/>
            <w:bottom w:w="0" w:type="dxa"/>
            <w:right w:w="108" w:type="dxa"/>
          </w:tblCellMar>
        </w:tblPrEx>
        <w:tc>
          <w:tcPr>
            <w:tcW w:w="0" w:type="auto"/>
            <w:tcBorders>
              <w:bottom w:val="single" w:color="auto" w:sz="4" w:space="0"/>
            </w:tcBorders>
          </w:tcPr>
          <w:p w14:paraId="01F69280">
            <w:pPr>
              <w:pStyle w:val="102"/>
              <w:ind w:firstLine="420"/>
            </w:pPr>
            <m:oMathPara>
              <m:oMath>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e</m:t>
                    </m:r>
                    <m:ctrlPr>
                      <w:rPr>
                        <w:rFonts w:ascii="Cambria Math" w:hAnsi="Cambria Math"/>
                      </w:rPr>
                    </m:ctrlPr>
                  </m:sub>
                </m:sSub>
              </m:oMath>
            </m:oMathPara>
          </w:p>
        </w:tc>
        <w:tc>
          <w:tcPr>
            <w:tcW w:w="0" w:type="auto"/>
            <w:tcBorders>
              <w:bottom w:val="single" w:color="auto" w:sz="4" w:space="0"/>
            </w:tcBorders>
          </w:tcPr>
          <w:p w14:paraId="6B5EDC2A">
            <w:pPr>
              <w:pStyle w:val="102"/>
              <w:ind w:firstLine="420"/>
            </w:pPr>
            <w:r>
              <w:rPr>
                <w:rFonts w:hint="eastAsia"/>
              </w:rPr>
              <w:t>虚拟过滤时间</w:t>
            </w:r>
          </w:p>
        </w:tc>
        <w:tc>
          <w:tcPr>
            <w:tcW w:w="0" w:type="auto"/>
            <w:tcBorders>
              <w:bottom w:val="single" w:color="auto" w:sz="4" w:space="0"/>
            </w:tcBorders>
          </w:tcPr>
          <w:p w14:paraId="313139C8">
            <w:pPr>
              <w:pStyle w:val="102"/>
              <w:ind w:firstLine="420"/>
              <w:jc w:val="center"/>
            </w:pPr>
            <m:oMathPara>
              <m:oMath>
                <m:r>
                  <m:rPr>
                    <m:sty m:val="p"/>
                  </m:rPr>
                  <w:rPr>
                    <w:rFonts w:ascii="Cambria Math" w:hAnsi="Cambria Math"/>
                  </w:rPr>
                  <m:t>s</m:t>
                </m:r>
              </m:oMath>
            </m:oMathPara>
          </w:p>
        </w:tc>
      </w:tr>
    </w:tbl>
    <w:p w14:paraId="4E1CD848">
      <w:pPr>
        <w:pStyle w:val="98"/>
        <w:rPr>
          <w:rFonts w:hint="eastAsia" w:ascii="宋体" w:hAnsi="宋体"/>
          <w:i/>
          <w:iCs/>
        </w:rPr>
      </w:pPr>
      <w:bookmarkStart w:id="7" w:name="kozeny方程--ergun方程"/>
      <w:r>
        <w:rPr>
          <w:rFonts w:hint="eastAsia"/>
        </w:rPr>
        <w:t xml:space="preserve">2.2.1 </w:t>
      </w:r>
      <w:ins w:id="305" w:author="杨欣" w:date="2025-04-25T21:38:13Z">
        <w:r>
          <w:rPr>
            <w:rFonts w:hint="eastAsia"/>
            <w:lang w:val="en-US" w:eastAsia="zh-CN"/>
          </w:rPr>
          <w:t>康</w:t>
        </w:r>
      </w:ins>
      <w:ins w:id="306" w:author="杨欣" w:date="2025-04-25T21:38:27Z">
        <w:r>
          <w:rPr>
            <w:rFonts w:hint="eastAsia"/>
            <w:lang w:val="en-US" w:eastAsia="zh-CN"/>
          </w:rPr>
          <w:t>采</w:t>
        </w:r>
      </w:ins>
      <w:ins w:id="307" w:author="杨欣" w:date="2025-04-25T21:38:30Z">
        <w:r>
          <w:rPr>
            <w:rFonts w:hint="eastAsia"/>
            <w:lang w:val="en-US" w:eastAsia="zh-CN"/>
          </w:rPr>
          <w:t>尼</w:t>
        </w:r>
      </w:ins>
      <w:ins w:id="308" w:author="杨欣" w:date="2025-04-25T21:38:32Z">
        <w:r>
          <w:rPr>
            <w:rFonts w:hint="eastAsia"/>
            <w:lang w:val="en-US" w:eastAsia="zh-CN"/>
          </w:rPr>
          <w:t>（</w:t>
        </w:r>
      </w:ins>
      <w:r>
        <w:t>Kozen</w:t>
      </w:r>
      <w:r>
        <w:rPr>
          <w:rFonts w:hint="default" w:ascii="Arial" w:hAnsi="Arial"/>
          <w:rPrChange w:id="309" w:author="杨欣" w:date="2025-04-25T21:38:38Z">
            <w:rPr>
              <w:rFonts w:hint="eastAsia" w:ascii="宋体" w:hAnsi="宋体"/>
            </w:rPr>
          </w:rPrChange>
        </w:rPr>
        <w:t>y</w:t>
      </w:r>
      <w:ins w:id="310" w:author="杨欣" w:date="2025-04-25T21:38:34Z">
        <w:r>
          <w:rPr>
            <w:rFonts w:hint="eastAsia" w:ascii="宋体" w:hAnsi="宋体"/>
            <w:lang w:eastAsia="zh-CN"/>
          </w:rPr>
          <w:t>）</w:t>
        </w:r>
      </w:ins>
      <w:r>
        <w:rPr>
          <w:rFonts w:hint="eastAsia" w:ascii="宋体" w:hAnsi="宋体"/>
        </w:rPr>
        <w:t>方程</w:t>
      </w:r>
      <w:r>
        <w:rPr>
          <w:rFonts w:ascii="宋体" w:hAnsi="宋体"/>
        </w:rPr>
        <w:t xml:space="preserve"> &amp; </w:t>
      </w:r>
      <w:ins w:id="311" w:author="杨欣" w:date="2025-04-25T21:38:49Z">
        <w:r>
          <w:rPr>
            <w:rFonts w:hint="eastAsia" w:ascii="宋体" w:hAnsi="宋体"/>
            <w:lang w:val="en-US" w:eastAsia="zh-CN"/>
          </w:rPr>
          <w:t>欧根</w:t>
        </w:r>
      </w:ins>
      <w:ins w:id="312" w:author="杨欣" w:date="2025-04-25T21:38:50Z">
        <w:r>
          <w:rPr>
            <w:rFonts w:hint="eastAsia" w:ascii="宋体" w:hAnsi="宋体"/>
            <w:lang w:val="en-US" w:eastAsia="zh-CN"/>
          </w:rPr>
          <w:t>（</w:t>
        </w:r>
      </w:ins>
      <w:r>
        <w:t>Ergun</w:t>
      </w:r>
      <w:ins w:id="313" w:author="杨欣" w:date="2025-04-25T21:38:53Z">
        <w:r>
          <w:rPr>
            <w:rFonts w:hint="eastAsia"/>
            <w:lang w:eastAsia="zh-CN"/>
          </w:rPr>
          <w:t>）</w:t>
        </w:r>
      </w:ins>
      <w:r>
        <w:rPr>
          <w:rFonts w:hint="eastAsia" w:ascii="宋体" w:hAnsi="宋体"/>
        </w:rPr>
        <w:t>方程</w:t>
      </w:r>
    </w:p>
    <w:p w14:paraId="43A2121B">
      <w:pPr>
        <w:pStyle w:val="102"/>
        <w:ind w:firstLine="420"/>
        <w:rPr>
          <w:ins w:id="314" w:author="杨欣" w:date="2025-04-25T21:40:02Z"/>
          <w:rFonts w:hint="eastAsia"/>
        </w:rPr>
      </w:pPr>
      <w:r>
        <w:rPr>
          <w:rFonts w:hint="eastAsia"/>
        </w:rPr>
        <w:t>本小节对</w:t>
      </w:r>
      <w:r>
        <w:rPr>
          <w:rFonts w:cs="Times New Roman"/>
        </w:rPr>
        <w:t>Kozeny</w:t>
      </w:r>
      <w:r>
        <w:rPr>
          <w:rFonts w:hint="eastAsia"/>
        </w:rPr>
        <w:t>方程和</w:t>
      </w:r>
      <w:r>
        <w:rPr>
          <w:rFonts w:cs="Times New Roman"/>
        </w:rPr>
        <w:t>Ergun</w:t>
      </w:r>
      <w:r>
        <w:rPr>
          <w:rFonts w:hint="eastAsia"/>
        </w:rPr>
        <w:t>方程进行</w:t>
      </w:r>
      <w:del w:id="315" w:author="杨欣" w:date="2025-04-25T21:39:03Z">
        <w:r>
          <w:rPr>
            <w:rFonts w:hint="default"/>
            <w:lang w:val="en-US"/>
          </w:rPr>
          <w:delText>相应的引出</w:delText>
        </w:r>
      </w:del>
      <w:ins w:id="316" w:author="杨欣" w:date="2025-04-25T21:39:04Z">
        <w:r>
          <w:rPr>
            <w:rFonts w:hint="eastAsia"/>
            <w:lang w:val="en-US" w:eastAsia="zh-CN"/>
          </w:rPr>
          <w:t>介绍</w:t>
        </w:r>
      </w:ins>
      <w:r>
        <w:rPr>
          <w:rFonts w:hint="eastAsia"/>
        </w:rPr>
        <w:t>，为后续导出过滤基本方程做准备。</w:t>
      </w:r>
    </w:p>
    <w:p w14:paraId="554DF6E7">
      <w:pPr>
        <w:pStyle w:val="102"/>
        <w:ind w:firstLine="420"/>
        <w:rPr>
          <w:rFonts w:hint="eastAsia"/>
        </w:rPr>
      </w:pPr>
    </w:p>
    <w:bookmarkEnd w:id="7"/>
    <w:p w14:paraId="3B9D6861">
      <w:pPr>
        <w:pStyle w:val="98"/>
        <w:rPr>
          <w:rFonts w:hint="eastAsia" w:eastAsia="宋体"/>
          <w:i/>
          <w:iCs/>
          <w:lang w:val="en-US" w:eastAsia="zh-CN"/>
        </w:rPr>
      </w:pPr>
      <w:bookmarkStart w:id="8" w:name="床层空隙率--𝜀--和比表面积--𝑎-𝑏"/>
      <w:r>
        <w:rPr>
          <w:rFonts w:hint="eastAsia"/>
        </w:rPr>
        <w:t>床层空隙率</w:t>
      </w:r>
      <w:r>
        <w:t xml:space="preserve"> </w:t>
      </w:r>
      <m:oMath>
        <m:r>
          <m:rPr>
            <m:sty m:val="bi"/>
          </m:rPr>
          <w:rPr>
            <w:rFonts w:ascii="Cambria Math" w:hAnsi="Cambria Math"/>
          </w:rPr>
          <m:t>ε</m:t>
        </m:r>
      </m:oMath>
      <w:r>
        <w:t xml:space="preserve"> </w:t>
      </w:r>
      <w:r>
        <w:rPr>
          <w:rFonts w:hint="eastAsia"/>
        </w:rPr>
        <w:t>和比表面积</w:t>
      </w:r>
      <w:r>
        <w:t xml:space="preserve"> </w:t>
      </w:r>
      <m:oMath>
        <m:sSub>
          <m:sSubPr>
            <m:ctrlPr>
              <w:rPr>
                <w:rFonts w:ascii="Cambria Math" w:hAnsi="Cambria Math"/>
              </w:rPr>
            </m:ctrlPr>
          </m:sSubPr>
          <m:e>
            <m:r>
              <m:rPr>
                <m:sty m:val="bi"/>
              </m:rPr>
              <w:rPr>
                <w:rFonts w:ascii="Cambria Math" w:hAnsi="Cambria Math"/>
              </w:rPr>
              <m:t>a</m:t>
            </m:r>
            <m:ctrlPr>
              <w:rPr>
                <w:rFonts w:ascii="Cambria Math" w:hAnsi="Cambria Math"/>
              </w:rPr>
            </m:ctrlPr>
          </m:e>
          <m:sub>
            <m:r>
              <m:rPr>
                <m:sty m:val="bi"/>
              </m:rPr>
              <w:rPr>
                <w:rFonts w:ascii="Cambria Math" w:hAnsi="Cambria Math"/>
              </w:rPr>
              <m:t>b</m:t>
            </m:r>
            <m:ctrlPr>
              <w:rPr>
                <w:rFonts w:ascii="Cambria Math" w:hAnsi="Cambria Math"/>
              </w:rPr>
            </m:ctrlPr>
          </m:sub>
        </m:sSub>
      </m:oMath>
      <w:ins w:id="317" w:author="杨欣" w:date="2025-04-25T21:40:03Z">
        <w:r>
          <w:rPr>
            <w:rFonts w:hint="eastAsia" w:hAnsi="Cambria Math"/>
            <w:i w:val="0"/>
            <w:lang w:val="en-US" w:eastAsia="zh-CN"/>
          </w:rPr>
          <w:t xml:space="preserve"> </w:t>
        </w:r>
      </w:ins>
      <w:ins w:id="318" w:author="杨欣" w:date="2025-04-25T21:40:04Z">
        <w:r>
          <w:rPr>
            <w:rFonts w:hint="eastAsia" w:hAnsi="Cambria Math"/>
            <w:i w:val="0"/>
            <w:lang w:val="en-US" w:eastAsia="zh-CN"/>
          </w:rPr>
          <w:t>（</w:t>
        </w:r>
      </w:ins>
      <w:ins w:id="319" w:author="杨欣" w:date="2025-04-25T21:40:11Z">
        <w:r>
          <w:rPr>
            <w:rFonts w:hint="eastAsia" w:hAnsi="Cambria Math"/>
            <w:i w:val="0"/>
            <w:lang w:val="en-US" w:eastAsia="zh-CN"/>
          </w:rPr>
          <w:t>为什么</w:t>
        </w:r>
      </w:ins>
      <w:ins w:id="320" w:author="杨欣" w:date="2025-04-25T21:40:13Z">
        <w:r>
          <w:rPr>
            <w:rFonts w:hint="eastAsia" w:hAnsi="Cambria Math"/>
            <w:i w:val="0"/>
            <w:lang w:val="en-US" w:eastAsia="zh-CN"/>
          </w:rPr>
          <w:t>突然</w:t>
        </w:r>
      </w:ins>
      <w:ins w:id="321" w:author="杨欣" w:date="2025-04-25T21:40:14Z">
        <w:r>
          <w:rPr>
            <w:rFonts w:hint="eastAsia" w:hAnsi="Cambria Math"/>
            <w:i w:val="0"/>
            <w:lang w:val="en-US" w:eastAsia="zh-CN"/>
          </w:rPr>
          <w:t>出来</w:t>
        </w:r>
      </w:ins>
      <w:ins w:id="322" w:author="杨欣" w:date="2025-04-25T21:40:15Z">
        <w:r>
          <w:rPr>
            <w:rFonts w:hint="eastAsia" w:hAnsi="Cambria Math"/>
            <w:i w:val="0"/>
            <w:lang w:val="en-US" w:eastAsia="zh-CN"/>
          </w:rPr>
          <w:t>这两个</w:t>
        </w:r>
      </w:ins>
      <w:ins w:id="323" w:author="杨欣" w:date="2025-04-25T21:40:17Z">
        <w:r>
          <w:rPr>
            <w:rFonts w:hint="eastAsia" w:hAnsi="Cambria Math"/>
            <w:i w:val="0"/>
            <w:lang w:val="en-US" w:eastAsia="zh-CN"/>
          </w:rPr>
          <w:t>名词？</w:t>
        </w:r>
      </w:ins>
      <w:ins w:id="324" w:author="杨欣" w:date="2025-04-25T21:40:19Z">
        <w:r>
          <w:rPr>
            <w:rFonts w:hint="eastAsia" w:hAnsi="Cambria Math"/>
            <w:i w:val="0"/>
            <w:lang w:val="en-US" w:eastAsia="zh-CN"/>
          </w:rPr>
          <w:t>要有</w:t>
        </w:r>
      </w:ins>
      <w:ins w:id="325" w:author="杨欣" w:date="2025-04-25T21:40:21Z">
        <w:r>
          <w:rPr>
            <w:rFonts w:hint="eastAsia" w:hAnsi="Cambria Math"/>
            <w:i w:val="0"/>
            <w:lang w:val="en-US" w:eastAsia="zh-CN"/>
          </w:rPr>
          <w:t>语句</w:t>
        </w:r>
      </w:ins>
      <w:ins w:id="326" w:author="杨欣" w:date="2025-04-25T21:40:22Z">
        <w:r>
          <w:rPr>
            <w:rFonts w:hint="eastAsia" w:hAnsi="Cambria Math"/>
            <w:i w:val="0"/>
            <w:lang w:val="en-US" w:eastAsia="zh-CN"/>
          </w:rPr>
          <w:t>的</w:t>
        </w:r>
      </w:ins>
      <w:ins w:id="327" w:author="杨欣" w:date="2025-04-25T21:40:23Z">
        <w:r>
          <w:rPr>
            <w:rFonts w:hint="eastAsia" w:hAnsi="Cambria Math"/>
            <w:i w:val="0"/>
            <w:lang w:val="en-US" w:eastAsia="zh-CN"/>
          </w:rPr>
          <w:t>引入，</w:t>
        </w:r>
      </w:ins>
      <w:ins w:id="328" w:author="杨欣" w:date="2025-04-25T21:40:24Z">
        <w:r>
          <w:rPr>
            <w:rFonts w:hint="eastAsia" w:hAnsi="Cambria Math"/>
            <w:i w:val="0"/>
            <w:lang w:val="en-US" w:eastAsia="zh-CN"/>
          </w:rPr>
          <w:t>比如</w:t>
        </w:r>
      </w:ins>
      <w:ins w:id="329" w:author="杨欣" w:date="2025-04-25T21:40:27Z">
        <w:r>
          <w:rPr>
            <w:rFonts w:hint="eastAsia" w:hAnsi="Cambria Math"/>
            <w:i w:val="0"/>
            <w:lang w:val="en-US" w:eastAsia="zh-CN"/>
          </w:rPr>
          <w:t>公式中</w:t>
        </w:r>
      </w:ins>
      <w:ins w:id="330" w:author="杨欣" w:date="2025-04-25T21:40:28Z">
        <w:r>
          <w:rPr>
            <w:rFonts w:hint="eastAsia" w:hAnsi="Cambria Math"/>
            <w:i w:val="0"/>
            <w:lang w:val="en-US" w:eastAsia="zh-CN"/>
          </w:rPr>
          <w:t>需要</w:t>
        </w:r>
      </w:ins>
      <w:ins w:id="331" w:author="杨欣" w:date="2025-04-25T21:40:30Z">
        <w:r>
          <w:rPr>
            <w:rFonts w:hint="eastAsia" w:hAnsi="Cambria Math"/>
            <w:i w:val="0"/>
            <w:lang w:val="en-US" w:eastAsia="zh-CN"/>
          </w:rPr>
          <w:t>用到的</w:t>
        </w:r>
      </w:ins>
      <w:ins w:id="332" w:author="杨欣" w:date="2025-04-25T21:40:32Z">
        <w:r>
          <w:rPr>
            <w:rFonts w:hint="eastAsia" w:hAnsi="Cambria Math"/>
            <w:i w:val="0"/>
            <w:lang w:val="en-US" w:eastAsia="zh-CN"/>
          </w:rPr>
          <w:t>变量</w:t>
        </w:r>
      </w:ins>
      <w:ins w:id="333" w:author="杨欣" w:date="2025-04-25T21:40:34Z">
        <w:r>
          <w:rPr>
            <w:rFonts w:hint="eastAsia" w:hAnsi="Cambria Math"/>
            <w:i w:val="0"/>
            <w:lang w:val="en-US" w:eastAsia="zh-CN"/>
          </w:rPr>
          <w:t>见</w:t>
        </w:r>
      </w:ins>
      <w:ins w:id="334" w:author="杨欣" w:date="2025-04-25T21:40:38Z">
        <w:r>
          <w:rPr>
            <w:rFonts w:hint="eastAsia" w:hAnsi="Cambria Math"/>
            <w:i w:val="0"/>
            <w:lang w:val="en-US" w:eastAsia="zh-CN"/>
          </w:rPr>
          <w:t>表2</w:t>
        </w:r>
      </w:ins>
      <w:ins w:id="335" w:author="杨欣" w:date="2025-04-25T21:40:39Z">
        <w:r>
          <w:rPr>
            <w:rFonts w:hint="eastAsia" w:hAnsi="Cambria Math"/>
            <w:i w:val="0"/>
            <w:lang w:val="en-US" w:eastAsia="zh-CN"/>
          </w:rPr>
          <w:t>，</w:t>
        </w:r>
      </w:ins>
      <w:ins w:id="336" w:author="杨欣" w:date="2025-04-25T21:40:42Z">
        <w:r>
          <w:rPr>
            <w:rFonts w:hint="eastAsia" w:hAnsi="Cambria Math"/>
            <w:i w:val="0"/>
            <w:lang w:val="en-US" w:eastAsia="zh-CN"/>
          </w:rPr>
          <w:t>表</w:t>
        </w:r>
      </w:ins>
      <w:ins w:id="337" w:author="杨欣" w:date="2025-04-25T21:40:43Z">
        <w:r>
          <w:rPr>
            <w:rFonts w:hint="eastAsia" w:hAnsi="Cambria Math"/>
            <w:i w:val="0"/>
            <w:lang w:val="en-US" w:eastAsia="zh-CN"/>
          </w:rPr>
          <w:t>2</w:t>
        </w:r>
      </w:ins>
      <w:ins w:id="338" w:author="杨欣" w:date="2025-04-25T21:40:44Z">
        <w:r>
          <w:rPr>
            <w:rFonts w:hint="eastAsia" w:hAnsi="Cambria Math"/>
            <w:i w:val="0"/>
            <w:lang w:val="en-US" w:eastAsia="zh-CN"/>
          </w:rPr>
          <w:t>中</w:t>
        </w:r>
      </w:ins>
      <w:ins w:id="339" w:author="杨欣" w:date="2025-04-25T21:40:47Z">
        <w:r>
          <w:rPr>
            <w:rFonts w:hint="eastAsia" w:hAnsi="Cambria Math"/>
            <w:i w:val="0"/>
            <w:lang w:val="en-US" w:eastAsia="zh-CN"/>
          </w:rPr>
          <w:t>包含</w:t>
        </w:r>
      </w:ins>
      <w:ins w:id="340" w:author="杨欣" w:date="2025-04-25T21:40:48Z">
        <w:r>
          <w:rPr>
            <w:rFonts w:hint="eastAsia" w:hAnsi="Cambria Math"/>
            <w:i w:val="0"/>
            <w:lang w:val="en-US" w:eastAsia="zh-CN"/>
          </w:rPr>
          <w:t>的</w:t>
        </w:r>
      </w:ins>
      <w:ins w:id="341" w:author="杨欣" w:date="2025-04-25T21:40:53Z">
        <w:r>
          <w:rPr>
            <w:rFonts w:hint="eastAsia" w:hAnsi="Cambria Math"/>
            <w:i w:val="0"/>
            <w:lang w:val="en-US" w:eastAsia="zh-CN"/>
          </w:rPr>
          <w:t>。</w:t>
        </w:r>
      </w:ins>
      <w:ins w:id="342" w:author="杨欣" w:date="2025-04-25T21:40:54Z">
        <w:r>
          <w:rPr>
            <w:rFonts w:hint="eastAsia" w:hAnsi="Cambria Math"/>
            <w:i w:val="0"/>
            <w:lang w:val="en-US" w:eastAsia="zh-CN"/>
          </w:rPr>
          <w:t>。。。。</w:t>
        </w:r>
      </w:ins>
      <w:ins w:id="343" w:author="杨欣" w:date="2025-04-25T21:40:58Z">
        <w:r>
          <w:rPr>
            <w:rFonts w:hint="eastAsia" w:hAnsi="Cambria Math"/>
            <w:i w:val="0"/>
            <w:lang w:val="en-US" w:eastAsia="zh-CN"/>
          </w:rPr>
          <w:t>如下</w:t>
        </w:r>
      </w:ins>
      <w:ins w:id="344" w:author="杨欣" w:date="2025-04-25T21:41:03Z">
        <w:r>
          <w:rPr>
            <w:rFonts w:hint="eastAsia" w:hAnsi="Cambria Math"/>
            <w:i w:val="0"/>
            <w:lang w:val="en-US" w:eastAsia="zh-CN"/>
          </w:rPr>
          <w:t>，</w:t>
        </w:r>
      </w:ins>
      <w:ins w:id="345" w:author="杨欣" w:date="2025-04-25T21:41:06Z">
        <w:r>
          <w:rPr>
            <w:rFonts w:hint="eastAsia" w:hAnsi="Cambria Math"/>
            <w:i w:val="0"/>
            <w:lang w:val="en-US" w:eastAsia="zh-CN"/>
          </w:rPr>
          <w:t>段落</w:t>
        </w:r>
      </w:ins>
      <w:ins w:id="346" w:author="杨欣" w:date="2025-04-25T21:41:07Z">
        <w:r>
          <w:rPr>
            <w:rFonts w:hint="eastAsia" w:hAnsi="Cambria Math"/>
            <w:i w:val="0"/>
            <w:lang w:val="en-US" w:eastAsia="zh-CN"/>
          </w:rPr>
          <w:t>和</w:t>
        </w:r>
      </w:ins>
      <w:ins w:id="347" w:author="杨欣" w:date="2025-04-25T21:41:08Z">
        <w:r>
          <w:rPr>
            <w:rFonts w:hint="eastAsia" w:hAnsi="Cambria Math"/>
            <w:i w:val="0"/>
            <w:lang w:val="en-US" w:eastAsia="zh-CN"/>
          </w:rPr>
          <w:t>语句</w:t>
        </w:r>
      </w:ins>
      <w:ins w:id="348" w:author="杨欣" w:date="2025-04-25T21:41:10Z">
        <w:r>
          <w:rPr>
            <w:rFonts w:hint="eastAsia" w:hAnsi="Cambria Math"/>
            <w:i w:val="0"/>
            <w:lang w:val="en-US" w:eastAsia="zh-CN"/>
          </w:rPr>
          <w:t>前后</w:t>
        </w:r>
      </w:ins>
      <w:ins w:id="349" w:author="杨欣" w:date="2025-04-25T21:41:11Z">
        <w:r>
          <w:rPr>
            <w:rFonts w:hint="eastAsia" w:hAnsi="Cambria Math"/>
            <w:i w:val="0"/>
            <w:lang w:val="en-US" w:eastAsia="zh-CN"/>
          </w:rPr>
          <w:t>要有</w:t>
        </w:r>
      </w:ins>
      <w:ins w:id="350" w:author="杨欣" w:date="2025-04-25T21:41:12Z">
        <w:r>
          <w:rPr>
            <w:rFonts w:hint="eastAsia" w:hAnsi="Cambria Math"/>
            <w:i w:val="0"/>
            <w:lang w:val="en-US" w:eastAsia="zh-CN"/>
          </w:rPr>
          <w:t>逻辑</w:t>
        </w:r>
      </w:ins>
      <w:ins w:id="351" w:author="杨欣" w:date="2025-04-25T21:41:13Z">
        <w:r>
          <w:rPr>
            <w:rFonts w:hint="eastAsia" w:hAnsi="Cambria Math"/>
            <w:i w:val="0"/>
            <w:lang w:val="en-US" w:eastAsia="zh-CN"/>
          </w:rPr>
          <w:t>的</w:t>
        </w:r>
      </w:ins>
      <w:ins w:id="352" w:author="杨欣" w:date="2025-04-25T21:41:15Z">
        <w:r>
          <w:rPr>
            <w:rFonts w:hint="eastAsia" w:hAnsi="Cambria Math"/>
            <w:i w:val="0"/>
            <w:lang w:val="en-US" w:eastAsia="zh-CN"/>
          </w:rPr>
          <w:t>传承，</w:t>
        </w:r>
      </w:ins>
      <w:ins w:id="353" w:author="杨欣" w:date="2025-04-25T21:41:16Z">
        <w:r>
          <w:rPr>
            <w:rFonts w:hint="eastAsia" w:hAnsi="Cambria Math"/>
            <w:i w:val="0"/>
            <w:lang w:val="en-US" w:eastAsia="zh-CN"/>
          </w:rPr>
          <w:t>不要</w:t>
        </w:r>
      </w:ins>
      <w:ins w:id="354" w:author="杨欣" w:date="2025-04-25T21:41:17Z">
        <w:r>
          <w:rPr>
            <w:rFonts w:hint="eastAsia" w:hAnsi="Cambria Math"/>
            <w:i w:val="0"/>
            <w:lang w:val="en-US" w:eastAsia="zh-CN"/>
          </w:rPr>
          <w:t>一下子</w:t>
        </w:r>
      </w:ins>
      <w:ins w:id="355" w:author="杨欣" w:date="2025-04-25T21:41:19Z">
        <w:r>
          <w:rPr>
            <w:rFonts w:hint="eastAsia" w:hAnsi="Cambria Math"/>
            <w:i w:val="0"/>
            <w:lang w:val="en-US" w:eastAsia="zh-CN"/>
          </w:rPr>
          <w:t>突然</w:t>
        </w:r>
      </w:ins>
      <w:ins w:id="356" w:author="杨欣" w:date="2025-04-25T21:41:20Z">
        <w:r>
          <w:rPr>
            <w:rFonts w:hint="eastAsia" w:hAnsi="Cambria Math"/>
            <w:i w:val="0"/>
            <w:lang w:val="en-US" w:eastAsia="zh-CN"/>
          </w:rPr>
          <w:t>出现</w:t>
        </w:r>
      </w:ins>
      <w:ins w:id="357" w:author="杨欣" w:date="2025-04-25T21:40:04Z">
        <w:r>
          <w:rPr>
            <w:rFonts w:hint="eastAsia" w:hAnsi="Cambria Math"/>
            <w:i w:val="0"/>
            <w:lang w:val="en-US" w:eastAsia="zh-CN"/>
          </w:rPr>
          <w:t>）</w:t>
        </w:r>
      </w:ins>
    </w:p>
    <w:p w14:paraId="20BA3186">
      <w:pPr>
        <w:pStyle w:val="102"/>
        <w:ind w:firstLine="420"/>
        <w:rPr>
          <w:rFonts w:hint="eastAsia" w:eastAsia="宋体"/>
          <w:lang w:val="en-US" w:eastAsia="zh-CN"/>
        </w:rPr>
      </w:pPr>
      <w:r>
        <w:rPr>
          <w:rFonts w:hint="eastAsia"/>
        </w:rPr>
        <w:t>空隙率表示床层中空隙占床层总体积的比例，定义为</w:t>
      </w:r>
      <w:ins w:id="358" w:author="杨欣" w:date="2025-04-25T21:37:26Z">
        <w:r>
          <w:rPr>
            <w:rFonts w:hint="eastAsia"/>
            <w:lang w:val="en-US" w:eastAsia="zh-CN"/>
          </w:rPr>
          <w:t xml:space="preserve"> </w:t>
        </w:r>
      </w:ins>
      <w:ins w:id="359" w:author="杨欣" w:date="2025-04-25T21:41:27Z">
        <w:r>
          <w:rPr>
            <w:rFonts w:hint="eastAsia"/>
            <w:lang w:val="en-US" w:eastAsia="zh-CN"/>
          </w:rPr>
          <w:t>（</w:t>
        </w:r>
      </w:ins>
      <w:ins w:id="360" w:author="杨欣" w:date="2025-04-25T21:41:29Z">
        <w:r>
          <w:rPr>
            <w:rFonts w:hint="eastAsia"/>
            <w:lang w:val="en-US" w:eastAsia="zh-CN"/>
          </w:rPr>
          <w:t>所有的</w:t>
        </w:r>
      </w:ins>
      <w:ins w:id="361" w:author="杨欣" w:date="2025-04-25T21:41:30Z">
        <w:r>
          <w:rPr>
            <w:rFonts w:hint="eastAsia"/>
            <w:lang w:val="en-US" w:eastAsia="zh-CN"/>
          </w:rPr>
          <w:t>公式</w:t>
        </w:r>
      </w:ins>
      <w:ins w:id="362" w:author="杨欣" w:date="2025-04-25T21:41:31Z">
        <w:r>
          <w:rPr>
            <w:rFonts w:hint="eastAsia"/>
            <w:lang w:val="en-US" w:eastAsia="zh-CN"/>
          </w:rPr>
          <w:t>编号</w:t>
        </w:r>
      </w:ins>
      <w:ins w:id="363" w:author="杨欣" w:date="2025-04-25T21:41:33Z">
        <w:r>
          <w:rPr>
            <w:rFonts w:hint="eastAsia"/>
            <w:lang w:val="en-US" w:eastAsia="zh-CN"/>
          </w:rPr>
          <w:t>居右</w:t>
        </w:r>
      </w:ins>
      <w:ins w:id="364" w:author="杨欣" w:date="2025-04-25T21:41:27Z">
        <w:r>
          <w:rPr>
            <w:rFonts w:hint="eastAsia"/>
            <w:lang w:val="en-US" w:eastAsia="zh-CN"/>
          </w:rPr>
          <w:t>）</w:t>
        </w:r>
      </w:ins>
    </w:p>
    <w:p w14:paraId="220AA4D1">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ε</m:t>
              </m:r>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sSub>
                    <m:sSubPr>
                      <m:ctrlPr>
                        <w:rPr>
                          <w:rFonts w:ascii="Cambria Math" w:hAnsi="Cambria Math" w:eastAsia="宋体"/>
                          <w:sz w:val="21"/>
                          <w:szCs w:val="21"/>
                        </w:rPr>
                      </m:ctrlPr>
                    </m:sSubPr>
                    <m:e>
                      <m:r>
                        <m:rPr/>
                        <w:rPr>
                          <w:rFonts w:ascii="Cambria Math" w:hAnsi="Cambria Math" w:eastAsia="宋体"/>
                          <w:sz w:val="21"/>
                          <w:szCs w:val="21"/>
                          <w:lang w:eastAsia="zh-CN"/>
                        </w:rPr>
                        <m:t>V</m:t>
                      </m:r>
                      <m:ctrlPr>
                        <w:rPr>
                          <w:rFonts w:ascii="Cambria Math" w:hAnsi="Cambria Math" w:eastAsia="宋体"/>
                          <w:sz w:val="21"/>
                          <w:szCs w:val="21"/>
                        </w:rPr>
                      </m:ctrlPr>
                    </m:e>
                    <m:sub>
                      <m:r>
                        <m:rPr>
                          <m:nor/>
                          <m:sty m:val="p"/>
                        </m:rPr>
                        <w:rPr>
                          <w:rFonts w:ascii="宋体" w:hAnsi="宋体" w:eastAsia="宋体"/>
                          <w:sz w:val="21"/>
                          <w:szCs w:val="21"/>
                          <w:lang w:eastAsia="zh-CN"/>
                        </w:rPr>
                        <m:t>床层</m:t>
                      </m:r>
                      <m:ctrlPr>
                        <w:rPr>
                          <w:rFonts w:ascii="Cambria Math" w:hAnsi="Cambria Math" w:eastAsia="宋体"/>
                          <w:sz w:val="21"/>
                          <w:szCs w:val="21"/>
                        </w:rPr>
                      </m:ctrlPr>
                    </m:sub>
                  </m:sSub>
                  <m:r>
                    <m:rPr>
                      <m:sty m:val="p"/>
                    </m:rPr>
                    <w:rPr>
                      <w:rFonts w:ascii="Cambria Math" w:hAnsi="Cambria Math" w:eastAsia="宋体"/>
                      <w:sz w:val="21"/>
                      <w:szCs w:val="21"/>
                      <w:lang w:eastAsia="zh-CN"/>
                    </w:rPr>
                    <m:t>−</m:t>
                  </m:r>
                  <m:sSub>
                    <m:sSubPr>
                      <m:ctrlPr>
                        <w:rPr>
                          <w:rFonts w:ascii="Cambria Math" w:hAnsi="Cambria Math" w:eastAsia="宋体"/>
                          <w:sz w:val="21"/>
                          <w:szCs w:val="21"/>
                        </w:rPr>
                      </m:ctrlPr>
                    </m:sSubPr>
                    <m:e>
                      <m:r>
                        <m:rPr/>
                        <w:rPr>
                          <w:rFonts w:ascii="Cambria Math" w:hAnsi="Cambria Math" w:eastAsia="宋体"/>
                          <w:sz w:val="21"/>
                          <w:szCs w:val="21"/>
                          <w:lang w:eastAsia="zh-CN"/>
                        </w:rPr>
                        <m:t>V</m:t>
                      </m:r>
                      <m:ctrlPr>
                        <w:rPr>
                          <w:rFonts w:ascii="Cambria Math" w:hAnsi="Cambria Math" w:eastAsia="宋体"/>
                          <w:sz w:val="21"/>
                          <w:szCs w:val="21"/>
                        </w:rPr>
                      </m:ctrlPr>
                    </m:e>
                    <m:sub>
                      <m:r>
                        <m:rPr>
                          <m:nor/>
                          <m:sty m:val="p"/>
                        </m:rPr>
                        <w:rPr>
                          <w:rFonts w:ascii="宋体" w:hAnsi="宋体" w:eastAsia="宋体"/>
                          <w:sz w:val="21"/>
                          <w:szCs w:val="21"/>
                          <w:lang w:eastAsia="zh-CN"/>
                        </w:rPr>
                        <m:t>颗粒</m:t>
                      </m:r>
                      <m:ctrlPr>
                        <w:rPr>
                          <w:rFonts w:ascii="Cambria Math" w:hAnsi="Cambria Math" w:eastAsia="宋体"/>
                          <w:sz w:val="21"/>
                          <w:szCs w:val="21"/>
                        </w:rPr>
                      </m:ctrlPr>
                    </m:sub>
                  </m:sSub>
                  <m:ctrlPr>
                    <w:rPr>
                      <w:rFonts w:ascii="Cambria Math" w:hAnsi="Cambria Math" w:eastAsia="宋体"/>
                      <w:sz w:val="21"/>
                      <w:szCs w:val="21"/>
                    </w:rPr>
                  </m:ctrlPr>
                </m:num>
                <m:den>
                  <m:sSub>
                    <m:sSubPr>
                      <m:ctrlPr>
                        <w:rPr>
                          <w:rFonts w:ascii="Cambria Math" w:hAnsi="Cambria Math" w:eastAsia="宋体"/>
                          <w:sz w:val="21"/>
                          <w:szCs w:val="21"/>
                        </w:rPr>
                      </m:ctrlPr>
                    </m:sSubPr>
                    <m:e>
                      <m:r>
                        <m:rPr/>
                        <w:rPr>
                          <w:rFonts w:ascii="Cambria Math" w:hAnsi="Cambria Math" w:eastAsia="宋体"/>
                          <w:sz w:val="21"/>
                          <w:szCs w:val="21"/>
                          <w:lang w:eastAsia="zh-CN"/>
                        </w:rPr>
                        <m:t>V</m:t>
                      </m:r>
                      <m:ctrlPr>
                        <w:rPr>
                          <w:rFonts w:ascii="Cambria Math" w:hAnsi="Cambria Math" w:eastAsia="宋体"/>
                          <w:sz w:val="21"/>
                          <w:szCs w:val="21"/>
                        </w:rPr>
                      </m:ctrlPr>
                    </m:e>
                    <m:sub>
                      <m:r>
                        <m:rPr>
                          <m:nor/>
                          <m:sty m:val="p"/>
                        </m:rPr>
                        <w:rPr>
                          <w:rFonts w:ascii="宋体" w:hAnsi="宋体" w:eastAsia="宋体"/>
                          <w:sz w:val="21"/>
                          <w:szCs w:val="21"/>
                          <w:lang w:eastAsia="zh-CN"/>
                        </w:rPr>
                        <m:t>床层</m:t>
                      </m:r>
                      <m:ctrlPr>
                        <w:rPr>
                          <w:rFonts w:ascii="Cambria Math" w:hAnsi="Cambria Math" w:eastAsia="宋体"/>
                          <w:sz w:val="21"/>
                          <w:szCs w:val="21"/>
                        </w:rPr>
                      </m:ctrlPr>
                    </m:sub>
                  </m:sSub>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(1)</m:t>
              </m:r>
              <m:ctrlPr>
                <w:rPr>
                  <w:rFonts w:ascii="Cambria Math" w:hAnsi="Cambria Math" w:eastAsia="宋体"/>
                  <w:sz w:val="21"/>
                  <w:szCs w:val="21"/>
                  <w:lang w:eastAsia="zh-CN"/>
                </w:rPr>
              </m:ctrlPr>
            </m:e>
          </m:eqArr>
        </m:oMath>
      </m:oMathPara>
    </w:p>
    <w:p w14:paraId="0D61B62D">
      <w:pPr>
        <w:pStyle w:val="102"/>
        <w:ind w:firstLine="420"/>
      </w:pPr>
      <w:r>
        <w:rPr>
          <w:rFonts w:hint="eastAsia"/>
        </w:rPr>
        <w:t>单位床层体积中颗粒表面积称为床层的比表面积，若忽略颗粒之间接触面积，床层比表面积可表示为</w:t>
      </w:r>
    </w:p>
    <w:p w14:paraId="7896A46D">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sSub>
                <m:sSubPr>
                  <m:ctrlPr>
                    <w:rPr>
                      <w:rFonts w:ascii="Cambria Math" w:hAnsi="Cambria Math" w:eastAsia="宋体"/>
                      <w:sz w:val="21"/>
                      <w:szCs w:val="21"/>
                    </w:rPr>
                  </m:ctrlPr>
                </m:sSubPr>
                <m:e>
                  <m:r>
                    <m:rPr/>
                    <w:rPr>
                      <w:rFonts w:ascii="Cambria Math" w:hAnsi="Cambria Math" w:eastAsia="宋体"/>
                      <w:sz w:val="21"/>
                      <w:szCs w:val="21"/>
                      <w:lang w:eastAsia="zh-CN"/>
                    </w:rPr>
                    <m:t>a</m:t>
                  </m:r>
                  <m:ctrlPr>
                    <w:rPr>
                      <w:rFonts w:ascii="Cambria Math" w:hAnsi="Cambria Math" w:eastAsia="宋体"/>
                      <w:sz w:val="21"/>
                      <w:szCs w:val="21"/>
                    </w:rPr>
                  </m:ctrlPr>
                </m:e>
                <m:sub>
                  <m:r>
                    <m:rPr/>
                    <w:rPr>
                      <w:rFonts w:ascii="Cambria Math" w:hAnsi="Cambria Math" w:eastAsia="宋体"/>
                      <w:sz w:val="21"/>
                      <w:szCs w:val="21"/>
                      <w:lang w:eastAsia="zh-CN"/>
                    </w:rPr>
                    <m:t>b</m:t>
                  </m:r>
                  <m:ctrlPr>
                    <w:rPr>
                      <w:rFonts w:ascii="Cambria Math" w:hAnsi="Cambria Math" w:eastAsia="宋体"/>
                      <w:sz w:val="21"/>
                      <w:szCs w:val="21"/>
                    </w:rPr>
                  </m:ctrlPr>
                </m:sub>
              </m:sSub>
              <m:r>
                <m:rPr>
                  <m:sty m:val="p"/>
                </m:rPr>
                <w:rPr>
                  <w:rFonts w:ascii="Cambria Math" w:hAnsi="Cambria Math" w:eastAsia="宋体"/>
                  <w:sz w:val="21"/>
                  <w:szCs w:val="21"/>
                  <w:lang w:eastAsia="zh-CN"/>
                </w:rPr>
                <m:t>=</m:t>
              </m:r>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ε</m:t>
                  </m:r>
                  <m:ctrlPr>
                    <w:rPr>
                      <w:rFonts w:ascii="Cambria Math" w:hAnsi="Cambria Math" w:eastAsia="宋体"/>
                      <w:sz w:val="21"/>
                      <w:szCs w:val="21"/>
                    </w:rPr>
                  </m:ctrlPr>
                </m:e>
              </m:d>
              <m:r>
                <m:rPr/>
                <w:rPr>
                  <w:rFonts w:ascii="Cambria Math" w:hAnsi="Cambria Math" w:eastAsia="宋体"/>
                  <w:sz w:val="21"/>
                  <w:szCs w:val="21"/>
                  <w:lang w:eastAsia="zh-CN"/>
                </w:rPr>
                <m:t>a  </m:t>
              </m:r>
              <m:r>
                <m:rPr/>
                <w:rPr>
                  <w:rFonts w:ascii="Cambria Math" w:hAnsi="Cambria Math" w:eastAsia="宋体"/>
                  <w:sz w:val="21"/>
                  <w:szCs w:val="21"/>
                </w:rPr>
                <m:t>#</m:t>
              </m:r>
              <m:r>
                <m:rPr>
                  <m:nor/>
                  <m:sty m:val="p"/>
                </m:rPr>
                <w:rPr>
                  <w:rFonts w:ascii="宋体" w:hAnsi="宋体" w:eastAsia="宋体"/>
                  <w:sz w:val="21"/>
                  <w:szCs w:val="21"/>
                  <w:lang w:eastAsia="zh-CN"/>
                </w:rPr>
                <m:t>(2)</m:t>
              </m:r>
              <m:ctrlPr>
                <w:rPr>
                  <w:rFonts w:ascii="Cambria Math" w:hAnsi="Cambria Math" w:eastAsia="宋体"/>
                  <w:sz w:val="21"/>
                  <w:szCs w:val="21"/>
                  <w:lang w:eastAsia="zh-CN"/>
                </w:rPr>
              </m:ctrlPr>
            </m:e>
          </m:eqArr>
        </m:oMath>
      </m:oMathPara>
    </w:p>
    <w:p w14:paraId="462EDFC2">
      <w:pPr>
        <w:pStyle w:val="102"/>
        <w:ind w:firstLine="420"/>
      </w:pPr>
      <w:r>
        <w:rPr>
          <w:rFonts w:hint="eastAsia"/>
        </w:rPr>
        <w:t>床层比表面积也根据堆积密度来估算如下：</w:t>
      </w:r>
    </w:p>
    <w:p w14:paraId="0F4B008D">
      <w:pPr>
        <w:pStyle w:val="3"/>
        <w:spacing w:line="300" w:lineRule="exact"/>
        <w:ind w:firstLine="420" w:firstLineChars="200"/>
        <w:rPr>
          <w:rFonts w:hint="eastAsia" w:ascii="宋体" w:hAnsi="宋体" w:eastAsia="宋体"/>
          <w:sz w:val="21"/>
          <w:szCs w:val="21"/>
          <w:lang w:eastAsia="zh-CN"/>
        </w:rPr>
      </w:pPr>
      <m:oMathPara>
        <m:oMathParaPr>
          <m:jc m:val="center"/>
        </m:oMathParaPr>
        <m:oMath>
          <m:sSub>
            <m:sSubPr>
              <m:ctrlPr>
                <w:rPr>
                  <w:rFonts w:ascii="Cambria Math" w:hAnsi="Cambria Math" w:eastAsia="宋体"/>
                  <w:sz w:val="21"/>
                  <w:szCs w:val="21"/>
                </w:rPr>
              </m:ctrlPr>
            </m:sSubPr>
            <m:e>
              <m:r>
                <m:rPr/>
                <w:rPr>
                  <w:rFonts w:ascii="Cambria Math" w:hAnsi="Cambria Math" w:eastAsia="宋体"/>
                  <w:sz w:val="21"/>
                  <w:szCs w:val="21"/>
                  <w:lang w:eastAsia="zh-CN"/>
                </w:rPr>
                <m:t>a</m:t>
              </m:r>
              <m:ctrlPr>
                <w:rPr>
                  <w:rFonts w:ascii="Cambria Math" w:hAnsi="Cambria Math" w:eastAsia="宋体"/>
                  <w:sz w:val="21"/>
                  <w:szCs w:val="21"/>
                </w:rPr>
              </m:ctrlPr>
            </m:e>
            <m:sub>
              <m:r>
                <m:rPr/>
                <w:rPr>
                  <w:rFonts w:ascii="Cambria Math" w:hAnsi="Cambria Math" w:eastAsia="宋体"/>
                  <w:sz w:val="21"/>
                  <w:szCs w:val="21"/>
                  <w:lang w:eastAsia="zh-CN"/>
                </w:rPr>
                <m:t>b</m:t>
              </m:r>
              <m:ctrlPr>
                <w:rPr>
                  <w:rFonts w:ascii="Cambria Math" w:hAnsi="Cambria Math" w:eastAsia="宋体"/>
                  <w:sz w:val="21"/>
                  <w:szCs w:val="21"/>
                </w:rPr>
              </m:ctrlPr>
            </m:sub>
          </m:sSub>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6</m:t>
              </m:r>
              <m:sSub>
                <m:sSubPr>
                  <m:ctrlPr>
                    <w:rPr>
                      <w:rFonts w:ascii="Cambria Math" w:hAnsi="Cambria Math" w:eastAsia="宋体"/>
                      <w:sz w:val="21"/>
                      <w:szCs w:val="21"/>
                    </w:rPr>
                  </m:ctrlPr>
                </m:sSubPr>
                <m:e>
                  <m:r>
                    <m:rPr/>
                    <w:rPr>
                      <w:rFonts w:ascii="Cambria Math" w:hAnsi="Cambria Math" w:eastAsia="宋体"/>
                      <w:sz w:val="21"/>
                      <w:szCs w:val="21"/>
                      <w:lang w:eastAsia="zh-CN"/>
                    </w:rPr>
                    <m:t>ρ</m:t>
                  </m:r>
                  <m:ctrlPr>
                    <w:rPr>
                      <w:rFonts w:ascii="Cambria Math" w:hAnsi="Cambria Math" w:eastAsia="宋体"/>
                      <w:sz w:val="21"/>
                      <w:szCs w:val="21"/>
                    </w:rPr>
                  </m:ctrlPr>
                </m:e>
                <m:sub>
                  <m:r>
                    <m:rPr/>
                    <w:rPr>
                      <w:rFonts w:ascii="Cambria Math" w:hAnsi="Cambria Math" w:eastAsia="宋体"/>
                      <w:sz w:val="21"/>
                      <w:szCs w:val="21"/>
                      <w:lang w:eastAsia="zh-CN"/>
                    </w:rPr>
                    <m:t>b</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lang w:eastAsia="zh-CN"/>
                </w:rPr>
                <m:t>d</m:t>
              </m:r>
              <m:sSub>
                <m:sSubPr>
                  <m:ctrlPr>
                    <w:rPr>
                      <w:rFonts w:ascii="Cambria Math" w:hAnsi="Cambria Math" w:eastAsia="宋体"/>
                      <w:sz w:val="21"/>
                      <w:szCs w:val="21"/>
                    </w:rPr>
                  </m:ctrlPr>
                </m:sSubPr>
                <m:e>
                  <m:r>
                    <m:rPr/>
                    <w:rPr>
                      <w:rFonts w:ascii="Cambria Math" w:hAnsi="Cambria Math" w:eastAsia="宋体"/>
                      <w:sz w:val="21"/>
                      <w:szCs w:val="21"/>
                      <w:lang w:eastAsia="zh-CN"/>
                    </w:rPr>
                    <m:t>ρ</m:t>
                  </m:r>
                  <m:ctrlPr>
                    <w:rPr>
                      <w:rFonts w:ascii="Cambria Math" w:hAnsi="Cambria Math" w:eastAsia="宋体"/>
                      <w:sz w:val="21"/>
                      <w:szCs w:val="21"/>
                    </w:rPr>
                  </m:ctrlPr>
                </m:e>
                <m:sub>
                  <m:r>
                    <m:rPr/>
                    <w:rPr>
                      <w:rFonts w:ascii="Cambria Math" w:hAnsi="Cambria Math" w:eastAsia="宋体"/>
                      <w:sz w:val="21"/>
                      <w:szCs w:val="21"/>
                      <w:lang w:eastAsia="zh-CN"/>
                    </w:rPr>
                    <m:t>s</m:t>
                  </m:r>
                  <m:ctrlPr>
                    <w:rPr>
                      <w:rFonts w:ascii="Cambria Math" w:hAnsi="Cambria Math" w:eastAsia="宋体"/>
                      <w:sz w:val="21"/>
                      <w:szCs w:val="21"/>
                    </w:rPr>
                  </m:ctrlPr>
                </m:sub>
              </m:sSub>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(3)</m:t>
          </m:r>
        </m:oMath>
      </m:oMathPara>
    </w:p>
    <w:p w14:paraId="4B60EA5A">
      <w:pPr>
        <w:pStyle w:val="102"/>
        <w:ind w:firstLine="420"/>
      </w:pPr>
      <m:oMath>
        <m:sSub>
          <m:sSubPr>
            <m:ctrlPr>
              <w:rPr>
                <w:rFonts w:ascii="Cambria Math" w:hAnsi="Cambria Math"/>
              </w:rPr>
            </m:ctrlPr>
          </m:sSubPr>
          <m:e>
            <m:r>
              <m:rPr/>
              <w:rPr>
                <w:rFonts w:ascii="Cambria Math" w:hAnsi="Cambria Math"/>
              </w:rPr>
              <m:t>ρ</m:t>
            </m:r>
            <m:ctrlPr>
              <w:rPr>
                <w:rFonts w:ascii="Cambria Math" w:hAnsi="Cambria Math"/>
              </w:rPr>
            </m:ctrlPr>
          </m:e>
          <m:sub>
            <m:r>
              <m:rPr/>
              <w:rPr>
                <w:rFonts w:ascii="Cambria Math" w:hAnsi="Cambria Math"/>
              </w:rPr>
              <m:t>b</m:t>
            </m:r>
            <m:ctrlPr>
              <w:rPr>
                <w:rFonts w:ascii="Cambria Math" w:hAnsi="Cambria Math"/>
              </w:rPr>
            </m:ctrlPr>
          </m:sub>
        </m:sSub>
      </m:oMath>
      <w:r>
        <w:t xml:space="preserve"> </w:t>
      </w:r>
      <w:r>
        <w:rPr>
          <w:rFonts w:hint="eastAsia"/>
        </w:rPr>
        <w:t>和</w:t>
      </w:r>
      <w:r>
        <w:t xml:space="preserve"> </w:t>
      </w:r>
      <m:oMath>
        <m:sSub>
          <m:sSubPr>
            <m:ctrlPr>
              <w:rPr>
                <w:rFonts w:ascii="Cambria Math" w:hAnsi="Cambria Math"/>
              </w:rPr>
            </m:ctrlPr>
          </m:sSubPr>
          <m:e>
            <m:r>
              <m:rPr/>
              <w:rPr>
                <w:rFonts w:ascii="Cambria Math" w:hAnsi="Cambria Math"/>
              </w:rPr>
              <m:t>ρ</m:t>
            </m:r>
            <m:ctrlPr>
              <w:rPr>
                <w:rFonts w:ascii="Cambria Math" w:hAnsi="Cambria Math"/>
              </w:rPr>
            </m:ctrlPr>
          </m:e>
          <m:sub>
            <m:r>
              <m:rPr/>
              <w:rPr>
                <w:rFonts w:ascii="Cambria Math" w:hAnsi="Cambria Math"/>
              </w:rPr>
              <m:t>s</m:t>
            </m:r>
            <m:ctrlPr>
              <w:rPr>
                <w:rFonts w:ascii="Cambria Math" w:hAnsi="Cambria Math"/>
              </w:rPr>
            </m:ctrlPr>
          </m:sub>
        </m:sSub>
      </m:oMath>
      <w:r>
        <w:t xml:space="preserve"> </w:t>
      </w:r>
      <w:r>
        <w:rPr>
          <w:rFonts w:hint="eastAsia"/>
        </w:rPr>
        <w:t>之间的近似关系可用下式表示：</w:t>
      </w:r>
    </w:p>
    <w:p w14:paraId="600B6353">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sSub>
                <m:sSubPr>
                  <m:ctrlPr>
                    <w:rPr>
                      <w:rFonts w:ascii="Cambria Math" w:hAnsi="Cambria Math" w:eastAsia="宋体"/>
                      <w:sz w:val="21"/>
                      <w:szCs w:val="21"/>
                    </w:rPr>
                  </m:ctrlPr>
                </m:sSubPr>
                <m:e>
                  <m:r>
                    <m:rPr/>
                    <w:rPr>
                      <w:rFonts w:ascii="Cambria Math" w:hAnsi="Cambria Math" w:eastAsia="宋体"/>
                      <w:sz w:val="21"/>
                      <w:szCs w:val="21"/>
                      <w:lang w:eastAsia="zh-CN"/>
                    </w:rPr>
                    <m:t>ρ</m:t>
                  </m:r>
                  <m:ctrlPr>
                    <w:rPr>
                      <w:rFonts w:ascii="Cambria Math" w:hAnsi="Cambria Math" w:eastAsia="宋体"/>
                      <w:sz w:val="21"/>
                      <w:szCs w:val="21"/>
                    </w:rPr>
                  </m:ctrlPr>
                </m:e>
                <m:sub>
                  <m:r>
                    <m:rPr/>
                    <w:rPr>
                      <w:rFonts w:ascii="Cambria Math" w:hAnsi="Cambria Math" w:eastAsia="宋体"/>
                      <w:sz w:val="21"/>
                      <w:szCs w:val="21"/>
                      <w:lang w:eastAsia="zh-CN"/>
                    </w:rPr>
                    <m:t>b</m:t>
                  </m:r>
                  <m:ctrlPr>
                    <w:rPr>
                      <w:rFonts w:ascii="Cambria Math" w:hAnsi="Cambria Math" w:eastAsia="宋体"/>
                      <w:sz w:val="21"/>
                      <w:szCs w:val="21"/>
                    </w:rPr>
                  </m:ctrlPr>
                </m:sub>
              </m:sSub>
              <m:r>
                <m:rPr>
                  <m:sty m:val="p"/>
                </m:rPr>
                <w:rPr>
                  <w:rFonts w:ascii="Cambria Math" w:hAnsi="Cambria Math" w:eastAsia="宋体"/>
                  <w:sz w:val="21"/>
                  <w:szCs w:val="21"/>
                  <w:lang w:eastAsia="zh-CN"/>
                </w:rPr>
                <m:t>=</m:t>
              </m:r>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ε</m:t>
                  </m:r>
                  <m:ctrlPr>
                    <w:rPr>
                      <w:rFonts w:ascii="Cambria Math" w:hAnsi="Cambria Math" w:eastAsia="宋体"/>
                      <w:sz w:val="21"/>
                      <w:szCs w:val="21"/>
                    </w:rPr>
                  </m:ctrlPr>
                </m:e>
              </m:d>
              <m:sSub>
                <m:sSubPr>
                  <m:ctrlPr>
                    <w:rPr>
                      <w:rFonts w:ascii="Cambria Math" w:hAnsi="Cambria Math" w:eastAsia="宋体"/>
                      <w:sz w:val="21"/>
                      <w:szCs w:val="21"/>
                    </w:rPr>
                  </m:ctrlPr>
                </m:sSubPr>
                <m:e>
                  <m:r>
                    <m:rPr/>
                    <w:rPr>
                      <w:rFonts w:ascii="Cambria Math" w:hAnsi="Cambria Math" w:eastAsia="宋体"/>
                      <w:sz w:val="21"/>
                      <w:szCs w:val="21"/>
                      <w:lang w:eastAsia="zh-CN"/>
                    </w:rPr>
                    <m:t>ρ</m:t>
                  </m:r>
                  <m:ctrlPr>
                    <w:rPr>
                      <w:rFonts w:ascii="Cambria Math" w:hAnsi="Cambria Math" w:eastAsia="宋体"/>
                      <w:sz w:val="21"/>
                      <w:szCs w:val="21"/>
                    </w:rPr>
                  </m:ctrlPr>
                </m:e>
                <m:sub>
                  <m:r>
                    <m:rPr/>
                    <w:rPr>
                      <w:rFonts w:ascii="Cambria Math" w:hAnsi="Cambria Math" w:eastAsia="宋体"/>
                      <w:sz w:val="21"/>
                      <w:szCs w:val="21"/>
                      <w:lang w:eastAsia="zh-CN"/>
                    </w:rPr>
                    <m:t>s</m:t>
                  </m:r>
                  <m:ctrlPr>
                    <w:rPr>
                      <w:rFonts w:ascii="Cambria Math" w:hAnsi="Cambria Math" w:eastAsia="宋体"/>
                      <w:sz w:val="21"/>
                      <w:szCs w:val="21"/>
                    </w:rPr>
                  </m:ctrlPr>
                </m:sub>
              </m:sSub>
              <m:r>
                <m:rPr/>
                <w:rPr>
                  <w:rFonts w:ascii="Cambria Math" w:hAnsi="Cambria Math" w:eastAsia="宋体"/>
                  <w:sz w:val="21"/>
                  <w:szCs w:val="21"/>
                  <w:lang w:eastAsia="zh-CN"/>
                </w:rPr>
                <m:t>  </m:t>
              </m:r>
              <m:r>
                <m:rPr/>
                <w:rPr>
                  <w:rFonts w:ascii="Cambria Math" w:hAnsi="Cambria Math" w:eastAsia="宋体"/>
                  <w:sz w:val="21"/>
                  <w:szCs w:val="21"/>
                </w:rPr>
                <m:t>#</m:t>
              </m:r>
              <m:r>
                <m:rPr>
                  <m:nor/>
                  <m:sty m:val="p"/>
                </m:rPr>
                <w:rPr>
                  <w:rFonts w:ascii="宋体" w:hAnsi="宋体" w:eastAsia="宋体"/>
                  <w:sz w:val="21"/>
                  <w:szCs w:val="21"/>
                  <w:lang w:eastAsia="zh-CN"/>
                </w:rPr>
                <m:t>(4)</m:t>
              </m:r>
              <m:ctrlPr>
                <w:rPr>
                  <w:rFonts w:ascii="Cambria Math" w:hAnsi="Cambria Math" w:eastAsia="宋体"/>
                  <w:sz w:val="21"/>
                  <w:szCs w:val="21"/>
                  <w:lang w:eastAsia="zh-CN"/>
                </w:rPr>
              </m:ctrlPr>
            </m:e>
          </m:eqArr>
        </m:oMath>
      </m:oMathPara>
    </w:p>
    <w:bookmarkEnd w:id="8"/>
    <w:p w14:paraId="2FEE3ED2">
      <w:pPr>
        <w:pStyle w:val="98"/>
        <w:rPr>
          <w:i/>
          <w:iCs/>
        </w:rPr>
      </w:pPr>
      <w:bookmarkStart w:id="9" w:name="流体通过床层的压降"/>
      <w:r>
        <w:rPr>
          <w:rFonts w:hint="eastAsia"/>
        </w:rPr>
        <w:t>流体通过床层的压降</w:t>
      </w:r>
    </w:p>
    <w:p w14:paraId="28CF9484">
      <w:pPr>
        <w:pStyle w:val="104"/>
        <w:ind w:firstLine="420"/>
      </w:pPr>
      <w:r>
        <w:rPr>
          <w:rFonts w:hint="eastAsia"/>
        </w:rPr>
        <w:t>流体通过床层的流动受到复杂的几何通道的阻力。为简化推导，假设床层由当量直径为</w:t>
      </w:r>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eb</m:t>
            </m:r>
            <m:ctrlPr>
              <w:rPr>
                <w:rFonts w:ascii="Cambria Math" w:hAnsi="Cambria Math"/>
              </w:rPr>
            </m:ctrlPr>
          </m:sub>
        </m:sSub>
      </m:oMath>
      <w:r>
        <w:t xml:space="preserve"> </w:t>
      </w:r>
      <w:r>
        <w:rPr>
          <w:rFonts w:hint="eastAsia"/>
        </w:rPr>
        <w:t>的平行细管组成，且规定：（1）细管的全部流动空间等于颗粒床层的空隙容积；（2）细管的内表面积等于颗粒床层的全部表面积。</w:t>
      </w:r>
    </w:p>
    <w:p w14:paraId="61ECC5B2">
      <w:pPr>
        <w:pStyle w:val="104"/>
        <w:ind w:firstLine="420"/>
      </w:pPr>
      <w:r>
        <w:rPr>
          <w:rFonts w:hint="eastAsia"/>
        </w:rPr>
        <w:t>根据流动空间和表面积的关系，床层的当量直径为</w:t>
      </w:r>
    </w:p>
    <w:p w14:paraId="53691B79">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sSub>
                <m:sSubPr>
                  <m:ctrlPr>
                    <w:rPr>
                      <w:rFonts w:ascii="Cambria Math" w:hAnsi="Cambria Math" w:eastAsia="宋体"/>
                      <w:sz w:val="21"/>
                      <w:szCs w:val="21"/>
                    </w:rPr>
                  </m:ctrlPr>
                </m:sSubPr>
                <m:e>
                  <m:r>
                    <m:rPr/>
                    <w:rPr>
                      <w:rFonts w:ascii="Cambria Math" w:hAnsi="Cambria Math" w:eastAsia="宋体"/>
                      <w:sz w:val="21"/>
                      <w:szCs w:val="21"/>
                      <w:lang w:eastAsia="zh-CN"/>
                    </w:rPr>
                    <m:t>d</m:t>
                  </m:r>
                  <m:ctrlPr>
                    <w:rPr>
                      <w:rFonts w:ascii="Cambria Math" w:hAnsi="Cambria Math" w:eastAsia="宋体"/>
                      <w:sz w:val="21"/>
                      <w:szCs w:val="21"/>
                    </w:rPr>
                  </m:ctrlPr>
                </m:e>
                <m:sub>
                  <m:r>
                    <m:rPr/>
                    <w:rPr>
                      <w:rFonts w:ascii="Cambria Math" w:hAnsi="Cambria Math" w:eastAsia="宋体"/>
                      <w:sz w:val="21"/>
                      <w:szCs w:val="21"/>
                      <w:lang w:eastAsia="zh-CN"/>
                    </w:rPr>
                    <m:t>eb</m:t>
                  </m:r>
                  <m:ctrlPr>
                    <w:rPr>
                      <w:rFonts w:ascii="Cambria Math" w:hAnsi="Cambria Math" w:eastAsia="宋体"/>
                      <w:sz w:val="21"/>
                      <w:szCs w:val="21"/>
                    </w:rPr>
                  </m:ctrlPr>
                </m:sub>
              </m:sSub>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4ε</m:t>
                  </m:r>
                  <m:ctrlPr>
                    <w:rPr>
                      <w:rFonts w:ascii="Cambria Math" w:hAnsi="Cambria Math" w:eastAsia="宋体"/>
                      <w:sz w:val="21"/>
                      <w:szCs w:val="21"/>
                    </w:rPr>
                  </m:ctrlPr>
                </m:num>
                <m:den>
                  <m:sSub>
                    <m:sSubPr>
                      <m:ctrlPr>
                        <w:rPr>
                          <w:rFonts w:ascii="Cambria Math" w:hAnsi="Cambria Math" w:eastAsia="宋体"/>
                          <w:sz w:val="21"/>
                          <w:szCs w:val="21"/>
                        </w:rPr>
                      </m:ctrlPr>
                    </m:sSubPr>
                    <m:e>
                      <m:r>
                        <m:rPr/>
                        <w:rPr>
                          <w:rFonts w:ascii="Cambria Math" w:hAnsi="Cambria Math" w:eastAsia="宋体"/>
                          <w:sz w:val="21"/>
                          <w:szCs w:val="21"/>
                          <w:lang w:eastAsia="zh-CN"/>
                        </w:rPr>
                        <m:t>a</m:t>
                      </m:r>
                      <m:ctrlPr>
                        <w:rPr>
                          <w:rFonts w:ascii="Cambria Math" w:hAnsi="Cambria Math" w:eastAsia="宋体"/>
                          <w:sz w:val="21"/>
                          <w:szCs w:val="21"/>
                        </w:rPr>
                      </m:ctrlPr>
                    </m:e>
                    <m:sub>
                      <m:r>
                        <m:rPr/>
                        <w:rPr>
                          <w:rFonts w:ascii="Cambria Math" w:hAnsi="Cambria Math" w:eastAsia="宋体"/>
                          <w:sz w:val="21"/>
                          <w:szCs w:val="21"/>
                          <w:lang w:eastAsia="zh-CN"/>
                        </w:rPr>
                        <m:t>b</m:t>
                      </m:r>
                      <m:ctrlPr>
                        <w:rPr>
                          <w:rFonts w:ascii="Cambria Math" w:hAnsi="Cambria Math" w:eastAsia="宋体"/>
                          <w:sz w:val="21"/>
                          <w:szCs w:val="21"/>
                        </w:rPr>
                      </m:ctrlPr>
                    </m:sub>
                  </m:sSub>
                  <m:ctrlPr>
                    <w:rPr>
                      <w:rFonts w:ascii="Cambria Math" w:hAnsi="Cambria Math" w:eastAsia="宋体"/>
                      <w:sz w:val="21"/>
                      <w:szCs w:val="21"/>
                    </w:rPr>
                  </m:ctrlPr>
                </m:den>
              </m:f>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4ε</m:t>
                  </m:r>
                  <m:ctrlPr>
                    <w:rPr>
                      <w:rFonts w:ascii="Cambria Math" w:hAnsi="Cambria Math" w:eastAsia="宋体"/>
                      <w:sz w:val="21"/>
                      <w:szCs w:val="21"/>
                    </w:rPr>
                  </m:ctrlPr>
                </m:num>
                <m:den>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ε</m:t>
                      </m:r>
                      <m:ctrlPr>
                        <w:rPr>
                          <w:rFonts w:ascii="Cambria Math" w:hAnsi="Cambria Math" w:eastAsia="宋体"/>
                          <w:sz w:val="21"/>
                          <w:szCs w:val="21"/>
                        </w:rPr>
                      </m:ctrlPr>
                    </m:e>
                  </m:d>
                  <m:r>
                    <m:rPr/>
                    <w:rPr>
                      <w:rFonts w:ascii="Cambria Math" w:hAnsi="Cambria Math" w:eastAsia="宋体"/>
                      <w:sz w:val="21"/>
                      <w:szCs w:val="21"/>
                      <w:lang w:eastAsia="zh-CN"/>
                    </w:rPr>
                    <m:t>a</m:t>
                  </m:r>
                  <m:ctrlPr>
                    <w:rPr>
                      <w:rFonts w:ascii="Cambria Math" w:hAnsi="Cambria Math" w:eastAsia="宋体"/>
                      <w:sz w:val="21"/>
                      <w:szCs w:val="21"/>
                    </w:rPr>
                  </m:ctrlPr>
                </m:den>
              </m:f>
              <m:r>
                <m:rPr/>
                <w:rPr>
                  <w:rFonts w:ascii="Cambria Math" w:hAnsi="Cambria Math" w:eastAsia="宋体"/>
                  <w:sz w:val="21"/>
                  <w:szCs w:val="21"/>
                  <w:lang w:eastAsia="zh-CN"/>
                </w:rPr>
                <m:t>  </m:t>
              </m:r>
              <m:r>
                <m:rPr/>
                <w:rPr>
                  <w:rFonts w:ascii="Cambria Math" w:hAnsi="Cambria Math" w:eastAsia="宋体"/>
                  <w:sz w:val="21"/>
                  <w:szCs w:val="21"/>
                </w:rPr>
                <m:t>#</m:t>
              </m:r>
              <m:r>
                <m:rPr>
                  <m:nor/>
                  <m:sty m:val="p"/>
                </m:rPr>
                <w:rPr>
                  <w:rFonts w:ascii="宋体" w:hAnsi="宋体" w:eastAsia="宋体"/>
                  <w:sz w:val="21"/>
                  <w:szCs w:val="21"/>
                  <w:lang w:eastAsia="zh-CN"/>
                </w:rPr>
                <m:t>(5)</m:t>
              </m:r>
              <m:ctrlPr>
                <w:rPr>
                  <w:rFonts w:ascii="Cambria Math" w:hAnsi="Cambria Math" w:eastAsia="宋体"/>
                  <w:sz w:val="21"/>
                  <w:szCs w:val="21"/>
                  <w:lang w:eastAsia="zh-CN"/>
                </w:rPr>
              </m:ctrlPr>
            </m:e>
          </m:eqArr>
        </m:oMath>
      </m:oMathPara>
    </w:p>
    <w:p w14:paraId="024FDAAF">
      <w:pPr>
        <w:pStyle w:val="102"/>
        <w:ind w:firstLine="420"/>
      </w:pPr>
      <w:r>
        <w:rPr>
          <w:rFonts w:hint="eastAsia"/>
        </w:rPr>
        <w:t>流体通过一组平行细管的流动压降由以下公式描述：</w:t>
      </w:r>
    </w:p>
    <w:p w14:paraId="4C852A5D">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r>
                <m:rPr/>
                <w:rPr>
                  <w:rFonts w:ascii="Cambria Math" w:hAnsi="Cambria Math" w:eastAsia="宋体"/>
                  <w:sz w:val="21"/>
                  <w:szCs w:val="21"/>
                </w:rPr>
                <m:t>Δ</m:t>
              </m:r>
              <m:sSub>
                <m:sSubPr>
                  <m:ctrlPr>
                    <w:rPr>
                      <w:rFonts w:ascii="Cambria Math" w:hAnsi="Cambria Math" w:eastAsia="宋体"/>
                      <w:sz w:val="21"/>
                      <w:szCs w:val="21"/>
                    </w:rPr>
                  </m:ctrlPr>
                </m:sSubPr>
                <m:e>
                  <m:r>
                    <m:rPr/>
                    <w:rPr>
                      <w:rFonts w:ascii="Cambria Math" w:hAnsi="Cambria Math" w:eastAsia="宋体"/>
                      <w:sz w:val="21"/>
                      <w:szCs w:val="21"/>
                    </w:rPr>
                    <m:t>p</m:t>
                  </m:r>
                  <m:ctrlPr>
                    <w:rPr>
                      <w:rFonts w:ascii="Cambria Math" w:hAnsi="Cambria Math" w:eastAsia="宋体"/>
                      <w:sz w:val="21"/>
                      <w:szCs w:val="21"/>
                    </w:rPr>
                  </m:ctrlPr>
                </m:e>
                <m:sub>
                  <m:r>
                    <m:rPr/>
                    <w:rPr>
                      <w:rFonts w:ascii="Cambria Math" w:hAnsi="Cambria Math" w:eastAsia="宋体"/>
                      <w:sz w:val="21"/>
                      <w:szCs w:val="21"/>
                    </w:rPr>
                    <m:t>f</m:t>
                  </m:r>
                  <m:ctrlPr>
                    <w:rPr>
                      <w:rFonts w:ascii="Cambria Math" w:hAnsi="Cambria Math" w:eastAsia="宋体"/>
                      <w:sz w:val="21"/>
                      <w:szCs w:val="21"/>
                    </w:rPr>
                  </m:ctrlPr>
                </m:sub>
              </m:sSub>
              <m:r>
                <m:rPr>
                  <m:sty m:val="p"/>
                </m:rPr>
                <w:rPr>
                  <w:rFonts w:ascii="Cambria Math" w:hAnsi="Cambria Math" w:eastAsia="宋体"/>
                  <w:sz w:val="21"/>
                  <w:szCs w:val="21"/>
                </w:rPr>
                <m:t>=</m:t>
              </m:r>
              <m:r>
                <m:rPr/>
                <w:rPr>
                  <w:rFonts w:ascii="Cambria Math" w:hAnsi="Cambria Math" w:eastAsia="宋体"/>
                  <w:sz w:val="21"/>
                  <w:szCs w:val="21"/>
                </w:rPr>
                <m:t>λ</m:t>
              </m:r>
              <m:f>
                <m:fPr>
                  <m:ctrlPr>
                    <w:rPr>
                      <w:rFonts w:ascii="Cambria Math" w:hAnsi="Cambria Math" w:eastAsia="宋体"/>
                      <w:sz w:val="21"/>
                      <w:szCs w:val="21"/>
                    </w:rPr>
                  </m:ctrlPr>
                </m:fPr>
                <m:num>
                  <m:r>
                    <m:rPr/>
                    <w:rPr>
                      <w:rFonts w:ascii="Cambria Math" w:hAnsi="Cambria Math" w:eastAsia="宋体"/>
                      <w:sz w:val="21"/>
                      <w:szCs w:val="21"/>
                    </w:rPr>
                    <m:t>L</m:t>
                  </m:r>
                  <m:sSubSup>
                    <m:sSubSupPr>
                      <m:ctrlPr>
                        <w:rPr>
                          <w:rFonts w:ascii="Cambria Math" w:hAnsi="Cambria Math" w:eastAsia="宋体"/>
                          <w:sz w:val="21"/>
                          <w:szCs w:val="21"/>
                        </w:rPr>
                      </m:ctrlPr>
                    </m:sSubSupPr>
                    <m:e>
                      <m:r>
                        <m:rPr/>
                        <w:rPr>
                          <w:rFonts w:ascii="Cambria Math" w:hAnsi="Cambria Math" w:eastAsia="宋体"/>
                          <w:sz w:val="21"/>
                          <w:szCs w:val="21"/>
                        </w:rPr>
                        <m:t>u</m:t>
                      </m:r>
                      <m:ctrlPr>
                        <w:rPr>
                          <w:rFonts w:ascii="Cambria Math" w:hAnsi="Cambria Math" w:eastAsia="宋体"/>
                          <w:sz w:val="21"/>
                          <w:szCs w:val="21"/>
                        </w:rPr>
                      </m:ctrlPr>
                    </m:e>
                    <m:sub>
                      <m:r>
                        <m:rPr/>
                        <w:rPr>
                          <w:rFonts w:ascii="Cambria Math" w:hAnsi="Cambria Math" w:eastAsia="宋体"/>
                          <w:sz w:val="21"/>
                          <w:szCs w:val="21"/>
                        </w:rPr>
                        <m:t>1</m:t>
                      </m:r>
                      <m:ctrlPr>
                        <w:rPr>
                          <w:rFonts w:ascii="Cambria Math" w:hAnsi="Cambria Math" w:eastAsia="宋体"/>
                          <w:sz w:val="21"/>
                          <w:szCs w:val="21"/>
                        </w:rPr>
                      </m:ctrlPr>
                    </m:sub>
                    <m:sup>
                      <m:r>
                        <m:rPr/>
                        <w:rPr>
                          <w:rFonts w:ascii="Cambria Math" w:hAnsi="Cambria Math" w:eastAsia="宋体"/>
                          <w:sz w:val="21"/>
                          <w:szCs w:val="21"/>
                        </w:rPr>
                        <m:t>2</m:t>
                      </m:r>
                      <m:ctrlPr>
                        <w:rPr>
                          <w:rFonts w:ascii="Cambria Math" w:hAnsi="Cambria Math" w:eastAsia="宋体"/>
                          <w:sz w:val="21"/>
                          <w:szCs w:val="21"/>
                        </w:rPr>
                      </m:ctrlPr>
                    </m:sup>
                  </m:sSubSup>
                  <m:ctrlPr>
                    <w:rPr>
                      <w:rFonts w:ascii="Cambria Math" w:hAnsi="Cambria Math" w:eastAsia="宋体"/>
                      <w:sz w:val="21"/>
                      <w:szCs w:val="21"/>
                    </w:rPr>
                  </m:ctrlPr>
                </m:num>
                <m:den>
                  <m:sSubSup>
                    <m:sSubSupPr>
                      <m:ctrlPr>
                        <w:rPr>
                          <w:rFonts w:ascii="Cambria Math" w:hAnsi="Cambria Math" w:eastAsia="宋体"/>
                          <w:sz w:val="21"/>
                          <w:szCs w:val="21"/>
                        </w:rPr>
                      </m:ctrlPr>
                    </m:sSubSupPr>
                    <m:e>
                      <m:r>
                        <m:rPr/>
                        <w:rPr>
                          <w:rFonts w:ascii="Cambria Math" w:hAnsi="Cambria Math" w:eastAsia="宋体"/>
                          <w:sz w:val="21"/>
                          <w:szCs w:val="21"/>
                        </w:rPr>
                        <m:t>d</m:t>
                      </m:r>
                      <m:ctrlPr>
                        <w:rPr>
                          <w:rFonts w:ascii="Cambria Math" w:hAnsi="Cambria Math" w:eastAsia="宋体"/>
                          <w:sz w:val="21"/>
                          <w:szCs w:val="21"/>
                        </w:rPr>
                      </m:ctrlPr>
                    </m:e>
                    <m:sub>
                      <m:r>
                        <m:rPr/>
                        <w:rPr>
                          <w:rFonts w:ascii="Cambria Math" w:hAnsi="Cambria Math" w:eastAsia="宋体"/>
                          <w:sz w:val="21"/>
                          <w:szCs w:val="21"/>
                        </w:rPr>
                        <m:t>eb</m:t>
                      </m:r>
                      <m:ctrlPr>
                        <w:rPr>
                          <w:rFonts w:ascii="Cambria Math" w:hAnsi="Cambria Math" w:eastAsia="宋体"/>
                          <w:sz w:val="21"/>
                          <w:szCs w:val="21"/>
                        </w:rPr>
                      </m:ctrlPr>
                    </m:sub>
                    <m:sup>
                      <m:r>
                        <m:rPr/>
                        <w:rPr>
                          <w:rFonts w:ascii="Cambria Math" w:hAnsi="Cambria Math" w:eastAsia="宋体"/>
                          <w:sz w:val="21"/>
                          <w:szCs w:val="21"/>
                        </w:rPr>
                        <m:t>2</m:t>
                      </m:r>
                      <m:ctrlPr>
                        <w:rPr>
                          <w:rFonts w:ascii="Cambria Math" w:hAnsi="Cambria Math" w:eastAsia="宋体"/>
                          <w:sz w:val="21"/>
                          <w:szCs w:val="21"/>
                        </w:rPr>
                      </m:ctrlPr>
                    </m:sup>
                  </m:sSubSup>
                  <m:ctrlPr>
                    <w:rPr>
                      <w:rFonts w:ascii="Cambria Math" w:hAnsi="Cambria Math" w:eastAsia="宋体"/>
                      <w:sz w:val="21"/>
                      <w:szCs w:val="21"/>
                    </w:rPr>
                  </m:ctrlPr>
                </m:den>
              </m:f>
              <m:r>
                <m:rPr/>
                <w:rPr>
                  <w:rFonts w:ascii="Cambria Math" w:hAnsi="Cambria Math" w:eastAsia="宋体"/>
                  <w:sz w:val="21"/>
                  <w:szCs w:val="21"/>
                </w:rPr>
                <m:t>ρ  #</m:t>
              </m:r>
              <m:r>
                <m:rPr>
                  <m:nor/>
                  <m:sty m:val="p"/>
                </m:rPr>
                <w:rPr>
                  <w:rFonts w:ascii="宋体" w:hAnsi="宋体" w:eastAsia="宋体"/>
                  <w:sz w:val="21"/>
                  <w:szCs w:val="21"/>
                </w:rPr>
                <m:t>(6)</m:t>
              </m:r>
              <m:ctrlPr>
                <w:rPr>
                  <w:rFonts w:ascii="Cambria Math" w:hAnsi="Cambria Math" w:eastAsia="宋体"/>
                  <w:sz w:val="21"/>
                  <w:szCs w:val="21"/>
                </w:rPr>
              </m:ctrlPr>
            </m:e>
          </m:eqArr>
        </m:oMath>
      </m:oMathPara>
    </w:p>
    <w:p w14:paraId="2BB713DF">
      <w:pPr>
        <w:pStyle w:val="102"/>
        <w:ind w:firstLine="420"/>
      </w:pPr>
      <w:r>
        <w:rPr>
          <w:rFonts w:hint="eastAsia"/>
        </w:rPr>
        <w:t>实际流速</w:t>
      </w:r>
      <w:r>
        <w:t xml:space="preserve"> </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1</m:t>
            </m:r>
            <m:ctrlPr>
              <w:rPr>
                <w:rFonts w:ascii="Cambria Math" w:hAnsi="Cambria Math"/>
              </w:rPr>
            </m:ctrlPr>
          </m:sub>
        </m:sSub>
      </m:oMath>
      <w:r>
        <w:t xml:space="preserve"> </w:t>
      </w:r>
      <w:r>
        <w:rPr>
          <w:rFonts w:hint="eastAsia"/>
        </w:rPr>
        <w:t>与空床流速</w:t>
      </w:r>
      <w:r>
        <w:t xml:space="preserve"> </w:t>
      </w:r>
      <m:oMath>
        <m:r>
          <m:rPr/>
          <w:rPr>
            <w:rFonts w:ascii="Cambria Math" w:hAnsi="Cambria Math"/>
          </w:rPr>
          <m:t>u</m:t>
        </m:r>
      </m:oMath>
      <w:r>
        <w:t xml:space="preserve"> </w:t>
      </w:r>
      <w:r>
        <w:rPr>
          <w:rFonts w:hint="eastAsia"/>
        </w:rPr>
        <w:t>的关系为</w:t>
      </w:r>
    </w:p>
    <w:p w14:paraId="29821393">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sSub>
                <m:sSubPr>
                  <m:ctrlPr>
                    <w:rPr>
                      <w:rFonts w:ascii="Cambria Math" w:hAnsi="Cambria Math" w:eastAsia="宋体"/>
                      <w:sz w:val="21"/>
                      <w:szCs w:val="21"/>
                    </w:rPr>
                  </m:ctrlPr>
                </m:sSubPr>
                <m:e>
                  <m:r>
                    <m:rPr/>
                    <w:rPr>
                      <w:rFonts w:ascii="Cambria Math" w:hAnsi="Cambria Math" w:eastAsia="宋体"/>
                      <w:sz w:val="21"/>
                      <w:szCs w:val="21"/>
                      <w:lang w:eastAsia="zh-CN"/>
                    </w:rPr>
                    <m:t>u</m:t>
                  </m:r>
                  <m:ctrlPr>
                    <w:rPr>
                      <w:rFonts w:ascii="Cambria Math" w:hAnsi="Cambria Math" w:eastAsia="宋体"/>
                      <w:sz w:val="21"/>
                      <w:szCs w:val="21"/>
                    </w:rPr>
                  </m:ctrlPr>
                </m:e>
                <m:sub>
                  <m:r>
                    <m:rPr/>
                    <w:rPr>
                      <w:rFonts w:ascii="Cambria Math" w:hAnsi="Cambria Math" w:eastAsia="宋体"/>
                      <w:sz w:val="21"/>
                      <w:szCs w:val="21"/>
                      <w:lang w:eastAsia="zh-CN"/>
                    </w:rPr>
                    <m:t>1</m:t>
                  </m:r>
                  <m:ctrlPr>
                    <w:rPr>
                      <w:rFonts w:ascii="Cambria Math" w:hAnsi="Cambria Math" w:eastAsia="宋体"/>
                      <w:sz w:val="21"/>
                      <w:szCs w:val="21"/>
                    </w:rPr>
                  </m:ctrlPr>
                </m:sub>
              </m:sSub>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u</m:t>
                  </m:r>
                  <m:ctrlPr>
                    <w:rPr>
                      <w:rFonts w:ascii="Cambria Math" w:hAnsi="Cambria Math" w:eastAsia="宋体"/>
                      <w:sz w:val="21"/>
                      <w:szCs w:val="21"/>
                    </w:rPr>
                  </m:ctrlPr>
                </m:num>
                <m:den>
                  <m:r>
                    <m:rPr/>
                    <w:rPr>
                      <w:rFonts w:ascii="Cambria Math" w:hAnsi="Cambria Math" w:eastAsia="宋体"/>
                      <w:sz w:val="21"/>
                      <w:szCs w:val="21"/>
                      <w:lang w:eastAsia="zh-CN"/>
                    </w:rPr>
                    <m:t>ε</m:t>
                  </m:r>
                  <m:ctrlPr>
                    <w:rPr>
                      <w:rFonts w:ascii="Cambria Math" w:hAnsi="Cambria Math" w:eastAsia="宋体"/>
                      <w:sz w:val="21"/>
                      <w:szCs w:val="21"/>
                    </w:rPr>
                  </m:ctrlPr>
                </m:den>
              </m:f>
              <m:r>
                <m:rPr/>
                <w:rPr>
                  <w:rFonts w:ascii="Cambria Math" w:hAnsi="Cambria Math" w:eastAsia="宋体"/>
                  <w:sz w:val="21"/>
                  <w:szCs w:val="21"/>
                  <w:lang w:eastAsia="zh-CN"/>
                </w:rPr>
                <m:t>  </m:t>
              </m:r>
              <m:r>
                <m:rPr/>
                <w:rPr>
                  <w:rFonts w:ascii="Cambria Math" w:hAnsi="Cambria Math" w:eastAsia="宋体"/>
                  <w:sz w:val="21"/>
                  <w:szCs w:val="21"/>
                </w:rPr>
                <m:t>#</m:t>
              </m:r>
              <m:r>
                <m:rPr>
                  <m:nor/>
                  <m:sty m:val="p"/>
                </m:rPr>
                <w:rPr>
                  <w:rFonts w:ascii="宋体" w:hAnsi="宋体" w:eastAsia="宋体"/>
                  <w:sz w:val="21"/>
                  <w:szCs w:val="21"/>
                  <w:lang w:eastAsia="zh-CN"/>
                </w:rPr>
                <m:t>(7)</m:t>
              </m:r>
              <m:ctrlPr>
                <w:rPr>
                  <w:rFonts w:ascii="Cambria Math" w:hAnsi="Cambria Math" w:eastAsia="宋体"/>
                  <w:sz w:val="21"/>
                  <w:szCs w:val="21"/>
                  <w:lang w:eastAsia="zh-CN"/>
                </w:rPr>
              </m:ctrlPr>
            </m:e>
          </m:eqArr>
        </m:oMath>
      </m:oMathPara>
    </w:p>
    <w:p w14:paraId="7E35C5C4">
      <w:pPr>
        <w:pStyle w:val="102"/>
      </w:pPr>
      <w:r>
        <w:rPr>
          <w:rFonts w:hint="eastAsia"/>
        </w:rPr>
        <w:t>将其代入压降公式，得到流体通过床层的压降：</w:t>
      </w:r>
    </w:p>
    <w:p w14:paraId="6FF0E876">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f>
                <m:fPr>
                  <m:ctrlPr>
                    <w:rPr>
                      <w:rFonts w:ascii="Cambria Math" w:hAnsi="Cambria Math" w:eastAsia="宋体"/>
                      <w:sz w:val="21"/>
                      <w:szCs w:val="21"/>
                    </w:rPr>
                  </m:ctrlPr>
                </m:fPr>
                <m:num>
                  <m:r>
                    <m:rPr/>
                    <w:rPr>
                      <w:rFonts w:ascii="Cambria Math" w:hAnsi="Cambria Math" w:eastAsia="宋体"/>
                      <w:sz w:val="21"/>
                      <w:szCs w:val="21"/>
                    </w:rPr>
                    <m:t>Δ</m:t>
                  </m:r>
                  <m:sSub>
                    <m:sSubPr>
                      <m:ctrlPr>
                        <w:rPr>
                          <w:rFonts w:ascii="Cambria Math" w:hAnsi="Cambria Math" w:eastAsia="宋体"/>
                          <w:sz w:val="21"/>
                          <w:szCs w:val="21"/>
                        </w:rPr>
                      </m:ctrlPr>
                    </m:sSubPr>
                    <m:e>
                      <m:r>
                        <m:rPr/>
                        <w:rPr>
                          <w:rFonts w:ascii="Cambria Math" w:hAnsi="Cambria Math" w:eastAsia="宋体"/>
                          <w:sz w:val="21"/>
                          <w:szCs w:val="21"/>
                        </w:rPr>
                        <m:t>p</m:t>
                      </m:r>
                      <m:ctrlPr>
                        <w:rPr>
                          <w:rFonts w:ascii="Cambria Math" w:hAnsi="Cambria Math" w:eastAsia="宋体"/>
                          <w:sz w:val="21"/>
                          <w:szCs w:val="21"/>
                        </w:rPr>
                      </m:ctrlPr>
                    </m:e>
                    <m:sub>
                      <m:r>
                        <m:rPr/>
                        <w:rPr>
                          <w:rFonts w:ascii="Cambria Math" w:hAnsi="Cambria Math" w:eastAsia="宋体"/>
                          <w:sz w:val="21"/>
                          <w:szCs w:val="21"/>
                        </w:rPr>
                        <m:t>f</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rPr>
                    <m:t>L</m:t>
                  </m:r>
                  <m:ctrlPr>
                    <w:rPr>
                      <w:rFonts w:ascii="Cambria Math" w:hAnsi="Cambria Math" w:eastAsia="宋体"/>
                      <w:sz w:val="21"/>
                      <w:szCs w:val="21"/>
                    </w:rPr>
                  </m:ctrlPr>
                </m:den>
              </m:f>
              <m:r>
                <m:rPr>
                  <m:sty m:val="p"/>
                </m:rPr>
                <w:rPr>
                  <w:rFonts w:ascii="Cambria Math" w:hAnsi="Cambria Math" w:eastAsia="宋体"/>
                  <w:sz w:val="21"/>
                  <w:szCs w:val="21"/>
                </w:rPr>
                <m:t>=</m:t>
              </m:r>
              <m:sSup>
                <m:sSupPr>
                  <m:ctrlPr>
                    <w:rPr>
                      <w:rFonts w:ascii="Cambria Math" w:hAnsi="Cambria Math" w:eastAsia="宋体"/>
                      <w:sz w:val="21"/>
                      <w:szCs w:val="21"/>
                    </w:rPr>
                  </m:ctrlPr>
                </m:sSupPr>
                <m:e>
                  <m:r>
                    <m:rPr/>
                    <w:rPr>
                      <w:rFonts w:ascii="Cambria Math" w:hAnsi="Cambria Math" w:eastAsia="宋体"/>
                      <w:sz w:val="21"/>
                      <w:szCs w:val="21"/>
                    </w:rPr>
                    <m:t>λ</m:t>
                  </m:r>
                  <m:ctrlPr>
                    <w:rPr>
                      <w:rFonts w:ascii="Cambria Math" w:hAnsi="Cambria Math" w:eastAsia="宋体"/>
                      <w:i/>
                      <w:sz w:val="21"/>
                      <w:szCs w:val="21"/>
                    </w:rPr>
                  </m:ctrlPr>
                </m:e>
                <m:sup>
                  <m:r>
                    <m:rPr>
                      <m:sty m:val="p"/>
                    </m:rPr>
                    <w:rPr>
                      <w:rFonts w:ascii="Cambria Math" w:hAnsi="Cambria Math" w:eastAsia="宋体"/>
                      <w:sz w:val="21"/>
                      <w:szCs w:val="21"/>
                    </w:rPr>
                    <m:t>'</m:t>
                  </m:r>
                  <m:f>
                    <m:fPr>
                      <m:ctrlPr>
                        <w:rPr>
                          <w:rFonts w:ascii="Cambria Math" w:hAnsi="Cambria Math" w:eastAsia="宋体"/>
                          <w:sz w:val="21"/>
                          <w:szCs w:val="21"/>
                        </w:rPr>
                      </m:ctrlPr>
                    </m:fPr>
                    <m:num>
                      <m:d>
                        <m:dPr>
                          <m:ctrlPr>
                            <w:rPr>
                              <w:rFonts w:ascii="Cambria Math" w:hAnsi="Cambria Math" w:eastAsia="宋体"/>
                              <w:sz w:val="21"/>
                              <w:szCs w:val="21"/>
                            </w:rPr>
                          </m:ctrlPr>
                        </m:dPr>
                        <m:e>
                          <m:r>
                            <m:rPr/>
                            <w:rPr>
                              <w:rFonts w:ascii="Cambria Math" w:hAnsi="Cambria Math" w:eastAsia="宋体"/>
                              <w:sz w:val="21"/>
                              <w:szCs w:val="21"/>
                            </w:rPr>
                            <m:t>1</m:t>
                          </m:r>
                          <m:r>
                            <m:rPr>
                              <m:sty m:val="p"/>
                            </m:rPr>
                            <w:rPr>
                              <w:rFonts w:ascii="Cambria Math" w:hAnsi="Cambria Math" w:eastAsia="宋体"/>
                              <w:sz w:val="21"/>
                              <w:szCs w:val="21"/>
                            </w:rPr>
                            <m:t>−</m:t>
                          </m:r>
                          <m:r>
                            <m:rPr/>
                            <w:rPr>
                              <w:rFonts w:ascii="Cambria Math" w:hAnsi="Cambria Math" w:eastAsia="宋体"/>
                              <w:sz w:val="21"/>
                              <w:szCs w:val="21"/>
                            </w:rPr>
                            <m:t>ε</m:t>
                          </m:r>
                          <m:ctrlPr>
                            <w:rPr>
                              <w:rFonts w:ascii="Cambria Math" w:hAnsi="Cambria Math" w:eastAsia="宋体"/>
                              <w:sz w:val="21"/>
                              <w:szCs w:val="21"/>
                            </w:rPr>
                          </m:ctrlPr>
                        </m:e>
                      </m:d>
                      <m:r>
                        <m:rPr/>
                        <w:rPr>
                          <w:rFonts w:ascii="Cambria Math" w:hAnsi="Cambria Math" w:eastAsia="宋体"/>
                          <w:sz w:val="21"/>
                          <w:szCs w:val="21"/>
                        </w:rPr>
                        <m:t>a</m:t>
                      </m:r>
                      <m:ctrlPr>
                        <w:rPr>
                          <w:rFonts w:ascii="Cambria Math" w:hAnsi="Cambria Math" w:eastAsia="宋体"/>
                          <w:sz w:val="21"/>
                          <w:szCs w:val="21"/>
                        </w:rPr>
                      </m:ctrlPr>
                    </m:num>
                    <m:den>
                      <m:sSup>
                        <m:sSupPr>
                          <m:ctrlPr>
                            <w:rPr>
                              <w:rFonts w:ascii="Cambria Math" w:hAnsi="Cambria Math" w:eastAsia="宋体"/>
                              <w:sz w:val="21"/>
                              <w:szCs w:val="21"/>
                            </w:rPr>
                          </m:ctrlPr>
                        </m:sSupPr>
                        <m:e>
                          <m:r>
                            <m:rPr/>
                            <w:rPr>
                              <w:rFonts w:ascii="Cambria Math" w:hAnsi="Cambria Math" w:eastAsia="宋体"/>
                              <w:sz w:val="21"/>
                              <w:szCs w:val="21"/>
                            </w:rPr>
                            <m:t>ε</m:t>
                          </m:r>
                          <m:ctrlPr>
                            <w:rPr>
                              <w:rFonts w:ascii="Cambria Math" w:hAnsi="Cambria Math" w:eastAsia="宋体"/>
                              <w:sz w:val="21"/>
                              <w:szCs w:val="21"/>
                            </w:rPr>
                          </m:ctrlPr>
                        </m:e>
                        <m:sup>
                          <m:r>
                            <m:rPr/>
                            <w:rPr>
                              <w:rFonts w:ascii="Cambria Math" w:hAnsi="Cambria Math" w:eastAsia="宋体"/>
                              <w:sz w:val="21"/>
                              <w:szCs w:val="21"/>
                            </w:rPr>
                            <m:t>3</m:t>
                          </m:r>
                          <m:ctrlPr>
                            <w:rPr>
                              <w:rFonts w:ascii="Cambria Math" w:hAnsi="Cambria Math" w:eastAsia="宋体"/>
                              <w:sz w:val="21"/>
                              <w:szCs w:val="21"/>
                            </w:rPr>
                          </m:ctrlPr>
                        </m:sup>
                      </m:sSup>
                      <m:ctrlPr>
                        <w:rPr>
                          <w:rFonts w:ascii="Cambria Math" w:hAnsi="Cambria Math" w:eastAsia="宋体"/>
                          <w:sz w:val="21"/>
                          <w:szCs w:val="21"/>
                        </w:rPr>
                      </m:ctrlPr>
                    </m:den>
                  </m:f>
                  <m:ctrlPr>
                    <w:rPr>
                      <w:rFonts w:ascii="Cambria Math" w:hAnsi="Cambria Math" w:eastAsia="宋体"/>
                      <w:sz w:val="21"/>
                      <w:szCs w:val="21"/>
                    </w:rPr>
                  </m:ctrlPr>
                </m:sup>
              </m:sSup>
              <m:r>
                <m:rPr/>
                <w:rPr>
                  <w:rFonts w:ascii="Cambria Math" w:hAnsi="Cambria Math" w:eastAsia="宋体"/>
                  <w:sz w:val="21"/>
                  <w:szCs w:val="21"/>
                </w:rPr>
                <m:t>ρ</m:t>
              </m:r>
              <m:sSup>
                <m:sSupPr>
                  <m:ctrlPr>
                    <w:rPr>
                      <w:rFonts w:ascii="Cambria Math" w:hAnsi="Cambria Math" w:eastAsia="宋体"/>
                      <w:sz w:val="21"/>
                      <w:szCs w:val="21"/>
                    </w:rPr>
                  </m:ctrlPr>
                </m:sSupPr>
                <m:e>
                  <m:r>
                    <m:rPr/>
                    <w:rPr>
                      <w:rFonts w:ascii="Cambria Math" w:hAnsi="Cambria Math" w:eastAsia="宋体"/>
                      <w:sz w:val="21"/>
                      <w:szCs w:val="21"/>
                    </w:rPr>
                    <m:t>u</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r>
                <m:rPr/>
                <w:rPr>
                  <w:rFonts w:ascii="Cambria Math" w:hAnsi="Cambria Math" w:eastAsia="宋体"/>
                  <w:sz w:val="21"/>
                  <w:szCs w:val="21"/>
                </w:rPr>
                <m:t>  #</m:t>
              </m:r>
              <m:r>
                <m:rPr>
                  <m:nor/>
                  <m:sty m:val="p"/>
                </m:rPr>
                <w:rPr>
                  <w:rFonts w:ascii="宋体" w:hAnsi="宋体" w:eastAsia="宋体"/>
                  <w:sz w:val="21"/>
                  <w:szCs w:val="21"/>
                </w:rPr>
                <m:t>(8)</m:t>
              </m:r>
              <m:ctrlPr>
                <w:rPr>
                  <w:rFonts w:ascii="Cambria Math" w:hAnsi="Cambria Math" w:eastAsia="宋体"/>
                  <w:sz w:val="21"/>
                  <w:szCs w:val="21"/>
                </w:rPr>
              </m:ctrlPr>
            </m:e>
          </m:eqArr>
        </m:oMath>
      </m:oMathPara>
    </w:p>
    <w:p w14:paraId="70C172EA">
      <w:pPr>
        <w:pStyle w:val="102"/>
      </w:pPr>
      <w:r>
        <w:rPr>
          <w:rFonts w:hint="eastAsia"/>
        </w:rPr>
        <w:t>其中，</w:t>
      </w:r>
      <m:oMath>
        <m:r>
          <m:rPr/>
          <w:rPr>
            <w:rFonts w:ascii="Cambria Math" w:hAnsi="Cambria Math"/>
          </w:rPr>
          <m:t>λ</m:t>
        </m:r>
        <m:r>
          <m:rPr>
            <m:sty m:val="p"/>
          </m:rPr>
          <w:rPr>
            <w:rFonts w:ascii="Cambria Math" w:hAnsi="Cambria Math"/>
          </w:rPr>
          <m:t>'</m:t>
        </m:r>
      </m:oMath>
      <w:r>
        <w:t xml:space="preserve"> </w:t>
      </w:r>
      <w:r>
        <w:rPr>
          <w:rFonts w:hint="eastAsia"/>
        </w:rPr>
        <w:t>是流动的摩擦系数（模型参数）。</w:t>
      </w:r>
    </w:p>
    <w:p w14:paraId="7242A6A8">
      <w:pPr>
        <w:pStyle w:val="104"/>
        <w:ind w:firstLine="422"/>
      </w:pPr>
      <w:r>
        <w:rPr>
          <w:rFonts w:hint="eastAsia"/>
          <w:b/>
          <w:bCs/>
        </w:rPr>
        <w:t>康采尼通过实验发现</w:t>
      </w:r>
      <w:r>
        <w:rPr>
          <w:rFonts w:hint="eastAsia"/>
        </w:rPr>
        <w:t>，在流速较低，床层雷诺数</w:t>
      </w:r>
      <w:r>
        <w:t xml:space="preserve"> </w:t>
      </w:r>
      <m:oMath>
        <m:r>
          <m:rPr/>
          <w:rPr>
            <w:rFonts w:ascii="Cambria Math" w:hAnsi="Cambria Math"/>
          </w:rPr>
          <m:t>R</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rPr>
          <m:t>&lt;</m:t>
        </m:r>
        <m:r>
          <m:rPr/>
          <w:rPr>
            <w:rFonts w:ascii="Cambria Math" w:hAnsi="Cambria Math"/>
          </w:rPr>
          <m:t>2</m:t>
        </m:r>
      </m:oMath>
      <w:r>
        <w:t xml:space="preserve"> </w:t>
      </w:r>
      <w:r>
        <w:rPr>
          <w:rFonts w:hint="eastAsia"/>
        </w:rPr>
        <w:t>的层流情况下，模型参数</w:t>
      </w:r>
      <w:r>
        <w:t xml:space="preserve"> </w:t>
      </w:r>
      <m:oMath>
        <m:sSup>
          <m:sSupPr>
            <m:ctrlPr>
              <w:rPr>
                <w:rFonts w:ascii="Cambria Math" w:hAnsi="Cambria Math"/>
              </w:rPr>
            </m:ctrlPr>
          </m:sSupPr>
          <m:e>
            <m:r>
              <m:rPr/>
              <w:rPr>
                <w:rFonts w:ascii="Cambria Math" w:hAnsi="Cambria Math"/>
              </w:rPr>
              <m:t>λ</m:t>
            </m:r>
            <m:ctrlPr>
              <w:rPr>
                <w:rFonts w:ascii="Cambria Math" w:hAnsi="Cambria Math"/>
              </w:rPr>
            </m:ctrlPr>
          </m:e>
          <m:sup>
            <m:r>
              <m:rPr>
                <m:sty m:val="p"/>
              </m:rPr>
              <w:rPr>
                <w:rFonts w:ascii="Cambria Math" w:hAnsi="Cambria Math"/>
              </w:rPr>
              <m:t>'</m:t>
            </m:r>
            <m:ctrlPr>
              <w:rPr>
                <w:rFonts w:ascii="Cambria Math" w:hAnsi="Cambria Math"/>
              </w:rPr>
            </m:ctrlPr>
          </m:sup>
        </m:sSup>
      </m:oMath>
      <w:r>
        <w:t xml:space="preserve"> </w:t>
      </w:r>
      <w:r>
        <w:rPr>
          <w:rFonts w:hint="eastAsia"/>
        </w:rPr>
        <w:t>可较好地符合下式：</w:t>
      </w:r>
    </w:p>
    <w:p w14:paraId="57F11E10">
      <w:pPr>
        <w:pStyle w:val="26"/>
        <w:spacing w:line="300" w:lineRule="exact"/>
        <w:ind w:firstLine="420" w:firstLineChars="200"/>
        <w:rPr>
          <w:rFonts w:hint="eastAsia" w:ascii="宋体" w:hAnsi="宋体" w:eastAsia="宋体"/>
          <w:sz w:val="21"/>
          <w:szCs w:val="21"/>
          <w:lang w:eastAsia="zh-CN"/>
        </w:rPr>
      </w:pPr>
      <m:oMathPara>
        <m:oMath>
          <m:sSup>
            <m:sSupPr>
              <m:ctrlPr>
                <w:rPr>
                  <w:rFonts w:ascii="Cambria Math" w:hAnsi="Cambria Math" w:eastAsia="宋体"/>
                  <w:sz w:val="21"/>
                  <w:szCs w:val="21"/>
                </w:rPr>
              </m:ctrlPr>
            </m:sSupPr>
            <m:e>
              <m:r>
                <m:rPr/>
                <w:rPr>
                  <w:rFonts w:ascii="Cambria Math" w:hAnsi="Cambria Math" w:eastAsia="宋体"/>
                  <w:sz w:val="21"/>
                  <w:szCs w:val="21"/>
                  <w:lang w:eastAsia="zh-CN"/>
                </w:rPr>
                <m:t>λ</m:t>
              </m:r>
              <m:ctrlPr>
                <w:rPr>
                  <w:rFonts w:ascii="Cambria Math" w:hAnsi="Cambria Math" w:eastAsia="宋体"/>
                  <w:sz w:val="21"/>
                  <w:szCs w:val="21"/>
                </w:rPr>
              </m:ctrlPr>
            </m:e>
            <m:sup>
              <m:r>
                <m:rPr>
                  <m:sty m:val="p"/>
                </m:rPr>
                <w:rPr>
                  <w:rFonts w:ascii="Cambria Math" w:hAnsi="Cambria Math" w:eastAsia="宋体"/>
                  <w:sz w:val="21"/>
                  <w:szCs w:val="21"/>
                  <w:lang w:eastAsia="zh-CN"/>
                </w:rPr>
                <m:t>'</m:t>
              </m:r>
              <m:ctrlPr>
                <w:rPr>
                  <w:rFonts w:ascii="Cambria Math" w:hAnsi="Cambria Math" w:eastAsia="宋体"/>
                  <w:sz w:val="21"/>
                  <w:szCs w:val="21"/>
                </w:rPr>
              </m:ctrlPr>
            </m:sup>
          </m:sSup>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sSup>
                <m:sSupPr>
                  <m:ctrlPr>
                    <w:rPr>
                      <w:rFonts w:ascii="Cambria Math" w:hAnsi="Cambria Math" w:eastAsia="宋体"/>
                      <w:sz w:val="21"/>
                      <w:szCs w:val="21"/>
                    </w:rPr>
                  </m:ctrlPr>
                </m:sSupPr>
                <m:e>
                  <m:r>
                    <m:rPr/>
                    <w:rPr>
                      <w:rFonts w:ascii="Cambria Math" w:hAnsi="Cambria Math" w:eastAsia="宋体"/>
                      <w:sz w:val="21"/>
                      <w:szCs w:val="21"/>
                      <w:lang w:eastAsia="zh-CN"/>
                    </w:rPr>
                    <m:t>K</m:t>
                  </m:r>
                  <m:ctrlPr>
                    <w:rPr>
                      <w:rFonts w:ascii="Cambria Math" w:hAnsi="Cambria Math" w:eastAsia="宋体"/>
                      <w:sz w:val="21"/>
                      <w:szCs w:val="21"/>
                    </w:rPr>
                  </m:ctrlPr>
                </m:e>
                <m:sup>
                  <m:r>
                    <m:rPr>
                      <m:sty m:val="p"/>
                    </m:rPr>
                    <w:rPr>
                      <w:rFonts w:ascii="Cambria Math" w:hAnsi="Cambria Math" w:eastAsia="宋体"/>
                      <w:sz w:val="21"/>
                      <w:szCs w:val="21"/>
                      <w:lang w:eastAsia="zh-CN"/>
                    </w:rPr>
                    <m:t>'</m:t>
                  </m:r>
                  <m:ctrlPr>
                    <w:rPr>
                      <w:rFonts w:ascii="Cambria Math" w:hAnsi="Cambria Math" w:eastAsia="宋体"/>
                      <w:sz w:val="21"/>
                      <w:szCs w:val="21"/>
                    </w:rPr>
                  </m:ctrlPr>
                </m:sup>
              </m:sSup>
              <m:ctrlPr>
                <w:rPr>
                  <w:rFonts w:ascii="Cambria Math" w:hAnsi="Cambria Math" w:eastAsia="宋体"/>
                  <w:sz w:val="21"/>
                  <w:szCs w:val="21"/>
                </w:rPr>
              </m:ctrlPr>
            </m:num>
            <m:den>
              <m:r>
                <m:rPr/>
                <w:rPr>
                  <w:rFonts w:ascii="Cambria Math" w:hAnsi="Cambria Math" w:eastAsia="宋体"/>
                  <w:sz w:val="21"/>
                  <w:szCs w:val="21"/>
                  <w:lang w:eastAsia="zh-CN"/>
                </w:rPr>
                <m:t>R</m:t>
              </m:r>
              <m:sSub>
                <m:sSubPr>
                  <m:ctrlPr>
                    <w:rPr>
                      <w:rFonts w:ascii="Cambria Math" w:hAnsi="Cambria Math" w:eastAsia="宋体"/>
                      <w:sz w:val="21"/>
                      <w:szCs w:val="21"/>
                    </w:rPr>
                  </m:ctrlPr>
                </m:sSubPr>
                <m:e>
                  <m:r>
                    <m:rPr/>
                    <w:rPr>
                      <w:rFonts w:ascii="Cambria Math" w:hAnsi="Cambria Math" w:eastAsia="宋体"/>
                      <w:sz w:val="21"/>
                      <w:szCs w:val="21"/>
                      <w:lang w:eastAsia="zh-CN"/>
                    </w:rPr>
                    <m:t>e</m:t>
                  </m:r>
                  <m:ctrlPr>
                    <w:rPr>
                      <w:rFonts w:ascii="Cambria Math" w:hAnsi="Cambria Math" w:eastAsia="宋体"/>
                      <w:sz w:val="21"/>
                      <w:szCs w:val="21"/>
                    </w:rPr>
                  </m:ctrlPr>
                </m:e>
                <m:sub>
                  <m:r>
                    <m:rPr/>
                    <w:rPr>
                      <w:rFonts w:ascii="Cambria Math" w:hAnsi="Cambria Math" w:eastAsia="宋体"/>
                      <w:sz w:val="21"/>
                      <w:szCs w:val="21"/>
                      <w:lang w:eastAsia="zh-CN"/>
                    </w:rPr>
                    <m:t>b</m:t>
                  </m:r>
                  <m:ctrlPr>
                    <w:rPr>
                      <w:rFonts w:ascii="Cambria Math" w:hAnsi="Cambria Math" w:eastAsia="宋体"/>
                      <w:sz w:val="21"/>
                      <w:szCs w:val="21"/>
                    </w:rPr>
                  </m:ctrlPr>
                </m:sub>
              </m:sSub>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(9)</m:t>
          </m:r>
        </m:oMath>
      </m:oMathPara>
    </w:p>
    <w:p w14:paraId="581B41E6">
      <w:pPr>
        <w:pStyle w:val="102"/>
      </w:pPr>
      <w:r>
        <w:rPr>
          <w:rFonts w:hint="eastAsia"/>
        </w:rPr>
        <w:t>式中</w:t>
      </w:r>
      <w:r>
        <w:t xml:space="preserve"> </w:t>
      </w:r>
      <m:oMath>
        <m:sSup>
          <m:sSupPr>
            <m:ctrlPr>
              <w:rPr>
                <w:rFonts w:ascii="Cambria Math" w:hAnsi="Cambria Math"/>
              </w:rPr>
            </m:ctrlPr>
          </m:sSupPr>
          <m:e>
            <m:r>
              <m:rPr/>
              <w:rPr>
                <w:rFonts w:ascii="Cambria Math" w:hAnsi="Cambria Math"/>
              </w:rPr>
              <m:t>K</m:t>
            </m:r>
            <m:ctrlPr>
              <w:rPr>
                <w:rFonts w:ascii="Cambria Math" w:hAnsi="Cambria Math"/>
              </w:rPr>
            </m:ctrlPr>
          </m:e>
          <m:sup>
            <m:r>
              <m:rPr>
                <m:sty m:val="p"/>
              </m:rPr>
              <w:rPr>
                <w:rFonts w:ascii="Cambria Math" w:hAnsi="Cambria Math"/>
              </w:rPr>
              <m:t>'</m:t>
            </m:r>
            <m:ctrlPr>
              <w:rPr>
                <w:rFonts w:ascii="Cambria Math" w:hAnsi="Cambria Math"/>
              </w:rPr>
            </m:ctrlPr>
          </m:sup>
        </m:sSup>
      </m:oMath>
      <w:r>
        <w:t xml:space="preserve"> </w:t>
      </w:r>
      <w:r>
        <w:rPr>
          <w:rFonts w:hint="eastAsia"/>
        </w:rPr>
        <w:t>称为康采尼常数，其值可取</w:t>
      </w:r>
      <w:r>
        <w:t xml:space="preserve"> 5.0 。 </w:t>
      </w:r>
      <m:oMath>
        <m:r>
          <m:rPr/>
          <w:rPr>
            <w:rFonts w:ascii="Cambria Math" w:hAnsi="Cambria Math"/>
          </w:rPr>
          <m:t>R</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b</m:t>
            </m:r>
            <m:ctrlPr>
              <w:rPr>
                <w:rFonts w:ascii="Cambria Math" w:hAnsi="Cambria Math"/>
              </w:rPr>
            </m:ctrlPr>
          </m:sub>
        </m:sSub>
      </m:oMath>
      <w:r>
        <w:t xml:space="preserve"> </w:t>
      </w:r>
      <w:r>
        <w:rPr>
          <w:rFonts w:hint="eastAsia"/>
        </w:rPr>
        <w:t>的定义为</w:t>
      </w:r>
    </w:p>
    <w:p w14:paraId="01802EAB">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R</m:t>
              </m:r>
              <m:sSub>
                <m:sSubPr>
                  <m:ctrlPr>
                    <w:rPr>
                      <w:rFonts w:ascii="Cambria Math" w:hAnsi="Cambria Math" w:eastAsia="宋体"/>
                      <w:sz w:val="21"/>
                      <w:szCs w:val="21"/>
                    </w:rPr>
                  </m:ctrlPr>
                </m:sSubPr>
                <m:e>
                  <m:r>
                    <m:rPr/>
                    <w:rPr>
                      <w:rFonts w:ascii="Cambria Math" w:hAnsi="Cambria Math" w:eastAsia="宋体"/>
                      <w:sz w:val="21"/>
                      <w:szCs w:val="21"/>
                      <w:lang w:eastAsia="zh-CN"/>
                    </w:rPr>
                    <m:t>e</m:t>
                  </m:r>
                  <m:ctrlPr>
                    <w:rPr>
                      <w:rFonts w:ascii="Cambria Math" w:hAnsi="Cambria Math" w:eastAsia="宋体"/>
                      <w:sz w:val="21"/>
                      <w:szCs w:val="21"/>
                    </w:rPr>
                  </m:ctrlPr>
                </m:e>
                <m:sub>
                  <m:r>
                    <m:rPr/>
                    <w:rPr>
                      <w:rFonts w:ascii="Cambria Math" w:hAnsi="Cambria Math" w:eastAsia="宋体"/>
                      <w:sz w:val="21"/>
                      <w:szCs w:val="21"/>
                      <w:lang w:eastAsia="zh-CN"/>
                    </w:rPr>
                    <m:t>b</m:t>
                  </m:r>
                  <m:ctrlPr>
                    <w:rPr>
                      <w:rFonts w:ascii="Cambria Math" w:hAnsi="Cambria Math" w:eastAsia="宋体"/>
                      <w:sz w:val="21"/>
                      <w:szCs w:val="21"/>
                    </w:rPr>
                  </m:ctrlPr>
                </m:sub>
              </m:sSub>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sSub>
                    <m:sSubPr>
                      <m:ctrlPr>
                        <w:rPr>
                          <w:rFonts w:ascii="Cambria Math" w:hAnsi="Cambria Math" w:eastAsia="宋体"/>
                          <w:sz w:val="21"/>
                          <w:szCs w:val="21"/>
                        </w:rPr>
                      </m:ctrlPr>
                    </m:sSubPr>
                    <m:e>
                      <m:r>
                        <m:rPr/>
                        <w:rPr>
                          <w:rFonts w:ascii="Cambria Math" w:hAnsi="Cambria Math" w:eastAsia="宋体"/>
                          <w:sz w:val="21"/>
                          <w:szCs w:val="21"/>
                          <w:lang w:eastAsia="zh-CN"/>
                        </w:rPr>
                        <m:t>d</m:t>
                      </m:r>
                      <m:ctrlPr>
                        <w:rPr>
                          <w:rFonts w:ascii="Cambria Math" w:hAnsi="Cambria Math" w:eastAsia="宋体"/>
                          <w:sz w:val="21"/>
                          <w:szCs w:val="21"/>
                        </w:rPr>
                      </m:ctrlPr>
                    </m:e>
                    <m:sub>
                      <m:r>
                        <m:rPr>
                          <m:nor/>
                          <m:sty m:val="p"/>
                        </m:rPr>
                        <w:rPr>
                          <w:rFonts w:ascii="宋体" w:hAnsi="宋体" w:eastAsia="宋体"/>
                          <w:sz w:val="21"/>
                          <w:szCs w:val="21"/>
                          <w:lang w:eastAsia="zh-CN"/>
                        </w:rPr>
                        <m:t>eb</m:t>
                      </m:r>
                      <m:ctrlPr>
                        <w:rPr>
                          <w:rFonts w:ascii="Cambria Math" w:hAnsi="Cambria Math" w:eastAsia="宋体"/>
                          <w:sz w:val="21"/>
                          <w:szCs w:val="21"/>
                        </w:rPr>
                      </m:ctrlPr>
                    </m:sub>
                  </m:sSub>
                  <m:sSub>
                    <m:sSubPr>
                      <m:ctrlPr>
                        <w:rPr>
                          <w:rFonts w:ascii="Cambria Math" w:hAnsi="Cambria Math" w:eastAsia="宋体"/>
                          <w:sz w:val="21"/>
                          <w:szCs w:val="21"/>
                        </w:rPr>
                      </m:ctrlPr>
                    </m:sSubPr>
                    <m:e>
                      <m:r>
                        <m:rPr/>
                        <w:rPr>
                          <w:rFonts w:ascii="Cambria Math" w:hAnsi="Cambria Math" w:eastAsia="宋体"/>
                          <w:sz w:val="21"/>
                          <w:szCs w:val="21"/>
                          <w:lang w:eastAsia="zh-CN"/>
                        </w:rPr>
                        <m:t>u</m:t>
                      </m:r>
                      <m:ctrlPr>
                        <w:rPr>
                          <w:rFonts w:ascii="Cambria Math" w:hAnsi="Cambria Math" w:eastAsia="宋体"/>
                          <w:sz w:val="21"/>
                          <w:szCs w:val="21"/>
                        </w:rPr>
                      </m:ctrlPr>
                    </m:e>
                    <m:sub>
                      <m:r>
                        <m:rPr/>
                        <w:rPr>
                          <w:rFonts w:ascii="Cambria Math" w:hAnsi="Cambria Math" w:eastAsia="宋体"/>
                          <w:sz w:val="21"/>
                          <w:szCs w:val="21"/>
                          <w:lang w:eastAsia="zh-CN"/>
                        </w:rPr>
                        <m:t>1</m:t>
                      </m:r>
                      <m:ctrlPr>
                        <w:rPr>
                          <w:rFonts w:ascii="Cambria Math" w:hAnsi="Cambria Math" w:eastAsia="宋体"/>
                          <w:sz w:val="21"/>
                          <w:szCs w:val="21"/>
                        </w:rPr>
                      </m:ctrlPr>
                    </m:sub>
                  </m:sSub>
                  <m:r>
                    <m:rPr/>
                    <w:rPr>
                      <w:rFonts w:ascii="Cambria Math" w:hAnsi="Cambria Math" w:eastAsia="宋体"/>
                      <w:sz w:val="21"/>
                      <w:szCs w:val="21"/>
                      <w:lang w:eastAsia="zh-CN"/>
                    </w:rPr>
                    <m:t>ρ</m:t>
                  </m:r>
                  <m:ctrlPr>
                    <w:rPr>
                      <w:rFonts w:ascii="Cambria Math" w:hAnsi="Cambria Math" w:eastAsia="宋体"/>
                      <w:sz w:val="21"/>
                      <w:szCs w:val="21"/>
                    </w:rPr>
                  </m:ctrlPr>
                </m:num>
                <m:den>
                  <m:r>
                    <m:rPr/>
                    <w:rPr>
                      <w:rFonts w:ascii="Cambria Math" w:hAnsi="Cambria Math" w:eastAsia="宋体"/>
                      <w:sz w:val="21"/>
                      <w:szCs w:val="21"/>
                      <w:lang w:eastAsia="zh-CN"/>
                    </w:rPr>
                    <m:t>4μ</m:t>
                  </m:r>
                  <m:ctrlPr>
                    <w:rPr>
                      <w:rFonts w:ascii="Cambria Math" w:hAnsi="Cambria Math" w:eastAsia="宋体"/>
                      <w:sz w:val="21"/>
                      <w:szCs w:val="21"/>
                    </w:rPr>
                  </m:ctrlPr>
                </m:den>
              </m:f>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ρu</m:t>
                  </m:r>
                  <m:ctrlPr>
                    <w:rPr>
                      <w:rFonts w:ascii="Cambria Math" w:hAnsi="Cambria Math" w:eastAsia="宋体"/>
                      <w:sz w:val="21"/>
                      <w:szCs w:val="21"/>
                    </w:rPr>
                  </m:ctrlPr>
                </m:num>
                <m:den>
                  <m:r>
                    <m:rPr/>
                    <w:rPr>
                      <w:rFonts w:ascii="Cambria Math" w:hAnsi="Cambria Math" w:eastAsia="宋体"/>
                      <w:sz w:val="21"/>
                      <w:szCs w:val="21"/>
                      <w:lang w:eastAsia="zh-CN"/>
                    </w:rPr>
                    <m:t>a</m:t>
                  </m:r>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ε</m:t>
                      </m:r>
                      <m:ctrlPr>
                        <w:rPr>
                          <w:rFonts w:ascii="Cambria Math" w:hAnsi="Cambria Math" w:eastAsia="宋体"/>
                          <w:sz w:val="21"/>
                          <w:szCs w:val="21"/>
                        </w:rPr>
                      </m:ctrlPr>
                    </m:e>
                  </m:d>
                  <m:r>
                    <m:rPr/>
                    <w:rPr>
                      <w:rFonts w:ascii="Cambria Math" w:hAnsi="Cambria Math" w:eastAsia="宋体"/>
                      <w:sz w:val="21"/>
                      <w:szCs w:val="21"/>
                      <w:lang w:eastAsia="zh-CN"/>
                    </w:rPr>
                    <m:t>μ</m:t>
                  </m:r>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(10)</m:t>
              </m:r>
              <m:ctrlPr>
                <w:rPr>
                  <w:rFonts w:ascii="Cambria Math" w:hAnsi="Cambria Math" w:eastAsia="宋体"/>
                  <w:sz w:val="21"/>
                  <w:szCs w:val="21"/>
                  <w:lang w:eastAsia="zh-CN"/>
                </w:rPr>
              </m:ctrlPr>
            </m:e>
          </m:eqArr>
        </m:oMath>
      </m:oMathPara>
    </w:p>
    <w:p w14:paraId="4E3C58C6">
      <w:pPr>
        <w:pStyle w:val="102"/>
      </w:pPr>
      <w:r>
        <w:rPr>
          <w:rFonts w:hint="eastAsia"/>
        </w:rPr>
        <w:t>将式</w:t>
      </w:r>
      <w:r>
        <w:t xml:space="preserve"> </w:t>
      </w:r>
      <w:r>
        <w:rPr>
          <w:rFonts w:hint="eastAsia"/>
        </w:rPr>
        <w:t>（9）</w:t>
      </w:r>
      <w:r>
        <w:t xml:space="preserve"> </w:t>
      </w:r>
      <w:r>
        <w:rPr>
          <w:rFonts w:hint="eastAsia"/>
        </w:rPr>
        <w:t>与式</w:t>
      </w:r>
      <w:r>
        <w:t xml:space="preserve"> </w:t>
      </w:r>
      <w:r>
        <w:rPr>
          <w:rFonts w:hint="eastAsia"/>
        </w:rPr>
        <w:t>（10）</w:t>
      </w:r>
      <w:r>
        <w:t xml:space="preserve"> </w:t>
      </w:r>
      <w:r>
        <w:rPr>
          <w:rFonts w:hint="eastAsia"/>
        </w:rPr>
        <w:t>代入式</w:t>
      </w:r>
      <w:r>
        <w:t xml:space="preserve"> </w:t>
      </w:r>
      <w:r>
        <w:rPr>
          <w:rFonts w:hint="eastAsia"/>
        </w:rPr>
        <w:t>（6），即为康采尼方程式，即</w:t>
      </w:r>
    </w:p>
    <w:p w14:paraId="7C268C4D">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f>
                <m:fPr>
                  <m:ctrlPr>
                    <w:rPr>
                      <w:rFonts w:ascii="Cambria Math" w:hAnsi="Cambria Math" w:eastAsia="宋体"/>
                      <w:sz w:val="21"/>
                      <w:szCs w:val="21"/>
                    </w:rPr>
                  </m:ctrlPr>
                </m:fPr>
                <m:num>
                  <m:r>
                    <m:rPr/>
                    <w:rPr>
                      <w:rFonts w:ascii="Cambria Math" w:hAnsi="Cambria Math" w:eastAsia="宋体"/>
                      <w:sz w:val="21"/>
                      <w:szCs w:val="21"/>
                      <w:lang w:eastAsia="zh-CN"/>
                    </w:rPr>
                    <m:t>Δ</m:t>
                  </m:r>
                  <m:sSub>
                    <m:sSubPr>
                      <m:ctrlPr>
                        <w:rPr>
                          <w:rFonts w:ascii="Cambria Math" w:hAnsi="Cambria Math" w:eastAsia="宋体"/>
                          <w:sz w:val="21"/>
                          <w:szCs w:val="21"/>
                        </w:rPr>
                      </m:ctrlPr>
                    </m:sSubPr>
                    <m:e>
                      <m:r>
                        <m:rPr/>
                        <w:rPr>
                          <w:rFonts w:ascii="Cambria Math" w:hAnsi="Cambria Math" w:eastAsia="宋体"/>
                          <w:sz w:val="21"/>
                          <w:szCs w:val="21"/>
                          <w:lang w:eastAsia="zh-CN"/>
                        </w:rPr>
                        <m:t>p</m:t>
                      </m:r>
                      <m:ctrlPr>
                        <w:rPr>
                          <w:rFonts w:ascii="Cambria Math" w:hAnsi="Cambria Math" w:eastAsia="宋体"/>
                          <w:sz w:val="21"/>
                          <w:szCs w:val="21"/>
                        </w:rPr>
                      </m:ctrlPr>
                    </m:e>
                    <m:sub>
                      <m:r>
                        <m:rPr/>
                        <w:rPr>
                          <w:rFonts w:ascii="Cambria Math" w:hAnsi="Cambria Math" w:eastAsia="宋体"/>
                          <w:sz w:val="21"/>
                          <w:szCs w:val="21"/>
                          <w:lang w:eastAsia="zh-CN"/>
                        </w:rPr>
                        <m:t>f</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lang w:eastAsia="zh-CN"/>
                    </w:rPr>
                    <m:t>L</m:t>
                  </m:r>
                  <m:ctrlPr>
                    <w:rPr>
                      <w:rFonts w:ascii="Cambria Math" w:hAnsi="Cambria Math" w:eastAsia="宋体"/>
                      <w:sz w:val="21"/>
                      <w:szCs w:val="21"/>
                    </w:rPr>
                  </m:ctrlPr>
                </m:den>
              </m:f>
              <m:r>
                <m:rPr>
                  <m:sty m:val="p"/>
                </m:rPr>
                <w:rPr>
                  <w:rFonts w:ascii="Cambria Math" w:hAnsi="Cambria Math" w:eastAsia="宋体"/>
                  <w:sz w:val="21"/>
                  <w:szCs w:val="21"/>
                  <w:lang w:eastAsia="zh-CN"/>
                </w:rPr>
                <m:t>=</m:t>
              </m:r>
              <m:r>
                <m:rPr/>
                <w:rPr>
                  <w:rFonts w:ascii="Cambria Math" w:hAnsi="Cambria Math" w:eastAsia="宋体"/>
                  <w:sz w:val="21"/>
                  <w:szCs w:val="21"/>
                  <w:lang w:eastAsia="zh-CN"/>
                </w:rPr>
                <m:t>5</m:t>
              </m:r>
              <m:f>
                <m:fPr>
                  <m:ctrlPr>
                    <w:rPr>
                      <w:rFonts w:ascii="Cambria Math" w:hAnsi="Cambria Math" w:eastAsia="宋体"/>
                      <w:sz w:val="21"/>
                      <w:szCs w:val="21"/>
                    </w:rPr>
                  </m:ctrlPr>
                </m:fPr>
                <m:num>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ε</m:t>
                          </m:r>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sSup>
                    <m:sSupPr>
                      <m:ctrlPr>
                        <w:rPr>
                          <w:rFonts w:ascii="Cambria Math" w:hAnsi="Cambria Math" w:eastAsia="宋体"/>
                          <w:sz w:val="21"/>
                          <w:szCs w:val="21"/>
                        </w:rPr>
                      </m:ctrlPr>
                    </m:sSupPr>
                    <m:e>
                      <m:r>
                        <m:rPr/>
                        <w:rPr>
                          <w:rFonts w:ascii="Cambria Math" w:hAnsi="Cambria Math" w:eastAsia="宋体"/>
                          <w:sz w:val="21"/>
                          <w:szCs w:val="21"/>
                          <w:lang w:eastAsia="zh-CN"/>
                        </w:rPr>
                        <m:t>a</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w:rPr>
                      <w:rFonts w:ascii="Cambria Math" w:hAnsi="Cambria Math" w:eastAsia="宋体"/>
                      <w:sz w:val="21"/>
                      <w:szCs w:val="21"/>
                      <w:lang w:eastAsia="zh-CN"/>
                    </w:rPr>
                    <m:t>uμ</m:t>
                  </m:r>
                  <m:ctrlPr>
                    <w:rPr>
                      <w:rFonts w:ascii="Cambria Math" w:hAnsi="Cambria Math" w:eastAsia="宋体"/>
                      <w:sz w:val="21"/>
                      <w:szCs w:val="21"/>
                    </w:rPr>
                  </m:ctrlPr>
                </m:num>
                <m:den>
                  <m:sSup>
                    <m:sSupPr>
                      <m:ctrlPr>
                        <w:rPr>
                          <w:rFonts w:ascii="Cambria Math" w:hAnsi="Cambria Math" w:eastAsia="宋体"/>
                          <w:sz w:val="21"/>
                          <w:szCs w:val="21"/>
                        </w:rPr>
                      </m:ctrlPr>
                    </m:sSupPr>
                    <m:e>
                      <m:r>
                        <m:rPr/>
                        <w:rPr>
                          <w:rFonts w:ascii="Cambria Math" w:hAnsi="Cambria Math" w:eastAsia="宋体"/>
                          <w:sz w:val="21"/>
                          <w:szCs w:val="21"/>
                          <w:lang w:eastAsia="zh-CN"/>
                        </w:rPr>
                        <m:t>ε</m:t>
                      </m:r>
                      <m:ctrlPr>
                        <w:rPr>
                          <w:rFonts w:ascii="Cambria Math" w:hAnsi="Cambria Math" w:eastAsia="宋体"/>
                          <w:sz w:val="21"/>
                          <w:szCs w:val="21"/>
                        </w:rPr>
                      </m:ctrlPr>
                    </m:e>
                    <m:sup>
                      <m:r>
                        <m:rPr/>
                        <w:rPr>
                          <w:rFonts w:ascii="Cambria Math" w:hAnsi="Cambria Math" w:eastAsia="宋体"/>
                          <w:sz w:val="21"/>
                          <w:szCs w:val="21"/>
                          <w:lang w:eastAsia="zh-CN"/>
                        </w:rPr>
                        <m:t>3</m:t>
                      </m:r>
                      <m:ctrlPr>
                        <w:rPr>
                          <w:rFonts w:ascii="Cambria Math" w:hAnsi="Cambria Math" w:eastAsia="宋体"/>
                          <w:sz w:val="21"/>
                          <w:szCs w:val="21"/>
                        </w:rPr>
                      </m:ctrlPr>
                    </m:sup>
                  </m:sSup>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(11)</m:t>
              </m:r>
              <m:ctrlPr>
                <w:rPr>
                  <w:rFonts w:ascii="Cambria Math" w:hAnsi="Cambria Math" w:eastAsia="宋体"/>
                  <w:sz w:val="21"/>
                  <w:szCs w:val="21"/>
                  <w:lang w:eastAsia="zh-CN"/>
                </w:rPr>
              </m:ctrlPr>
            </m:e>
          </m:eqArr>
        </m:oMath>
      </m:oMathPara>
    </w:p>
    <w:p w14:paraId="6DE16726">
      <w:pPr>
        <w:pStyle w:val="104"/>
        <w:ind w:firstLine="422"/>
      </w:pPr>
      <w:r>
        <w:rPr>
          <w:rFonts w:hint="eastAsia"/>
          <w:b/>
          <w:bCs/>
        </w:rPr>
        <w:t>欧根在较宽的</w:t>
      </w:r>
      <w:r>
        <w:rPr>
          <w:b/>
          <w:bCs/>
        </w:rPr>
        <w:t xml:space="preserve"> </w:t>
      </w:r>
      <m:oMath>
        <m:r>
          <m:rPr/>
          <w:rPr>
            <w:rFonts w:ascii="Cambria Math" w:hAnsi="Cambria Math"/>
          </w:rPr>
          <m:t>R</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b</m:t>
            </m:r>
            <m:ctrlPr>
              <w:rPr>
                <w:rFonts w:ascii="Cambria Math" w:hAnsi="Cambria Math"/>
              </w:rPr>
            </m:ctrlPr>
          </m:sub>
        </m:sSub>
      </m:oMath>
      <w:r>
        <w:t xml:space="preserve"> </w:t>
      </w:r>
      <w:r>
        <w:rPr>
          <w:rFonts w:hint="eastAsia"/>
          <w:b/>
          <w:bCs/>
        </w:rPr>
        <w:t>范围内进行实验</w:t>
      </w:r>
      <w:r>
        <w:rPr>
          <w:rFonts w:hint="eastAsia"/>
        </w:rPr>
        <w:t>，获得如下关联式：</w:t>
      </w:r>
    </w:p>
    <w:p w14:paraId="7C273099">
      <w:pPr>
        <w:pStyle w:val="3"/>
        <w:spacing w:line="300" w:lineRule="exact"/>
        <w:ind w:firstLine="420" w:firstLineChars="200"/>
        <w:rPr>
          <w:rFonts w:ascii="Times New Roman" w:hAnsi="Times New Roman" w:eastAsia="宋体"/>
          <w:sz w:val="21"/>
          <w:szCs w:val="21"/>
          <w:lang w:eastAsia="zh-CN"/>
        </w:rPr>
      </w:pPr>
      <m:oMathPara>
        <m:oMath>
          <m:eqArr>
            <m:eqArrPr>
              <m:maxDist m:val="1"/>
              <m:ctrlPr>
                <w:rPr>
                  <w:rFonts w:ascii="Cambria Math" w:hAnsi="Cambria Math" w:eastAsia="宋体"/>
                  <w:i/>
                  <w:sz w:val="21"/>
                  <w:szCs w:val="21"/>
                  <w:lang w:eastAsia="zh-CN"/>
                </w:rPr>
              </m:ctrlPr>
            </m:eqArrPr>
            <m:e>
              <m:sSup>
                <m:sSupPr>
                  <m:ctrlPr>
                    <w:rPr>
                      <w:rFonts w:ascii="Cambria Math" w:hAnsi="Cambria Math" w:eastAsia="宋体"/>
                      <w:sz w:val="21"/>
                      <w:szCs w:val="21"/>
                    </w:rPr>
                  </m:ctrlPr>
                </m:sSupPr>
                <m:e>
                  <m:r>
                    <m:rPr/>
                    <w:rPr>
                      <w:rFonts w:ascii="Cambria Math" w:hAnsi="Cambria Math" w:eastAsia="宋体"/>
                      <w:sz w:val="21"/>
                      <w:szCs w:val="21"/>
                      <w:lang w:eastAsia="zh-CN"/>
                    </w:rPr>
                    <m:t>λ</m:t>
                  </m:r>
                  <m:ctrlPr>
                    <w:rPr>
                      <w:rFonts w:ascii="Cambria Math" w:hAnsi="Cambria Math" w:eastAsia="宋体"/>
                      <w:sz w:val="21"/>
                      <w:szCs w:val="21"/>
                    </w:rPr>
                  </m:ctrlPr>
                </m:e>
                <m:sup>
                  <m:r>
                    <m:rPr>
                      <m:sty m:val="p"/>
                    </m:rPr>
                    <w:rPr>
                      <w:rFonts w:ascii="Cambria Math" w:hAnsi="Cambria Math" w:eastAsia="宋体"/>
                      <w:sz w:val="21"/>
                      <w:szCs w:val="21"/>
                      <w:lang w:eastAsia="zh-CN"/>
                    </w:rPr>
                    <m:t>'</m:t>
                  </m:r>
                  <m:ctrlPr>
                    <w:rPr>
                      <w:rFonts w:ascii="Cambria Math" w:hAnsi="Cambria Math" w:eastAsia="宋体"/>
                      <w:sz w:val="21"/>
                      <w:szCs w:val="21"/>
                    </w:rPr>
                  </m:ctrlPr>
                </m:sup>
              </m:sSup>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4.17</m:t>
                  </m:r>
                  <m:ctrlPr>
                    <w:rPr>
                      <w:rFonts w:ascii="Cambria Math" w:hAnsi="Cambria Math" w:eastAsia="宋体"/>
                      <w:sz w:val="21"/>
                      <w:szCs w:val="21"/>
                    </w:rPr>
                  </m:ctrlPr>
                </m:num>
                <m:den>
                  <m:r>
                    <m:rPr/>
                    <w:rPr>
                      <w:rFonts w:ascii="Cambria Math" w:hAnsi="Cambria Math" w:eastAsia="宋体"/>
                      <w:sz w:val="21"/>
                      <w:szCs w:val="21"/>
                      <w:lang w:eastAsia="zh-CN"/>
                    </w:rPr>
                    <m:t>R</m:t>
                  </m:r>
                  <m:sSub>
                    <m:sSubPr>
                      <m:ctrlPr>
                        <w:rPr>
                          <w:rFonts w:ascii="Cambria Math" w:hAnsi="Cambria Math" w:eastAsia="宋体"/>
                          <w:sz w:val="21"/>
                          <w:szCs w:val="21"/>
                        </w:rPr>
                      </m:ctrlPr>
                    </m:sSubPr>
                    <m:e>
                      <m:r>
                        <m:rPr/>
                        <w:rPr>
                          <w:rFonts w:ascii="Cambria Math" w:hAnsi="Cambria Math" w:eastAsia="宋体"/>
                          <w:sz w:val="21"/>
                          <w:szCs w:val="21"/>
                          <w:lang w:eastAsia="zh-CN"/>
                        </w:rPr>
                        <m:t>e</m:t>
                      </m:r>
                      <m:ctrlPr>
                        <w:rPr>
                          <w:rFonts w:ascii="Cambria Math" w:hAnsi="Cambria Math" w:eastAsia="宋体"/>
                          <w:sz w:val="21"/>
                          <w:szCs w:val="21"/>
                        </w:rPr>
                      </m:ctrlPr>
                    </m:e>
                    <m:sub>
                      <m:r>
                        <m:rPr/>
                        <w:rPr>
                          <w:rFonts w:ascii="Cambria Math" w:hAnsi="Cambria Math" w:eastAsia="宋体"/>
                          <w:sz w:val="21"/>
                          <w:szCs w:val="21"/>
                          <w:lang w:eastAsia="zh-CN"/>
                        </w:rPr>
                        <m:t>b</m:t>
                      </m:r>
                      <m:ctrlPr>
                        <w:rPr>
                          <w:rFonts w:ascii="Cambria Math" w:hAnsi="Cambria Math" w:eastAsia="宋体"/>
                          <w:sz w:val="21"/>
                          <w:szCs w:val="21"/>
                        </w:rPr>
                      </m:ctrlPr>
                    </m:sub>
                  </m:sSub>
                  <m:ctrlPr>
                    <w:rPr>
                      <w:rFonts w:ascii="Cambria Math" w:hAnsi="Cambria Math" w:eastAsia="宋体"/>
                      <w:sz w:val="21"/>
                      <w:szCs w:val="21"/>
                    </w:rPr>
                  </m:ctrlPr>
                </m:den>
              </m:f>
              <m:r>
                <m:rPr>
                  <m:sty m:val="p"/>
                </m:rPr>
                <w:rPr>
                  <w:rFonts w:ascii="Cambria Math" w:hAnsi="Cambria Math" w:eastAsia="宋体"/>
                  <w:sz w:val="21"/>
                  <w:szCs w:val="21"/>
                  <w:lang w:eastAsia="zh-CN"/>
                </w:rPr>
                <m:t>+</m:t>
              </m:r>
              <m:r>
                <m:rPr/>
                <w:rPr>
                  <w:rFonts w:ascii="Cambria Math" w:hAnsi="Cambria Math" w:eastAsia="宋体"/>
                  <w:sz w:val="21"/>
                  <w:szCs w:val="21"/>
                  <w:lang w:eastAsia="zh-CN"/>
                </w:rPr>
                <m:t>0.29  #</m:t>
              </m:r>
              <m:r>
                <m:rPr>
                  <m:nor/>
                  <m:sty m:val="p"/>
                </m:rPr>
                <w:rPr>
                  <w:rFonts w:ascii="宋体" w:hAnsi="宋体" w:eastAsia="宋体"/>
                  <w:sz w:val="21"/>
                  <w:szCs w:val="21"/>
                  <w:lang w:eastAsia="zh-CN"/>
                </w:rPr>
                <m:t>(12)</m:t>
              </m:r>
              <m:ctrlPr>
                <w:rPr>
                  <w:rFonts w:ascii="Cambria Math" w:hAnsi="Cambria Math" w:eastAsia="宋体"/>
                  <w:sz w:val="21"/>
                  <w:szCs w:val="21"/>
                  <w:lang w:eastAsia="zh-CN"/>
                </w:rPr>
              </m:ctrlPr>
            </m:e>
          </m:eqArr>
        </m:oMath>
      </m:oMathPara>
    </w:p>
    <w:p w14:paraId="3A635FDC">
      <w:pPr>
        <w:pStyle w:val="102"/>
      </w:pPr>
      <w:r>
        <w:rPr>
          <w:rFonts w:hint="eastAsia"/>
        </w:rPr>
        <w:t>将式</w:t>
      </w:r>
      <w:r>
        <w:t xml:space="preserve"> </w:t>
      </w:r>
      <w:r>
        <w:rPr>
          <w:rFonts w:hint="eastAsia"/>
        </w:rPr>
        <w:t>（10）</w:t>
      </w:r>
      <w:r>
        <w:t xml:space="preserve"> </w:t>
      </w:r>
      <w:r>
        <w:rPr>
          <w:rFonts w:hint="eastAsia"/>
        </w:rPr>
        <w:t>和式</w:t>
      </w:r>
      <w:r>
        <w:t xml:space="preserve"> </w:t>
      </w:r>
      <w:r>
        <w:rPr>
          <w:rFonts w:hint="eastAsia"/>
        </w:rPr>
        <w:t>（12）</w:t>
      </w:r>
      <w:r>
        <w:t xml:space="preserve"> </w:t>
      </w:r>
      <w:r>
        <w:rPr>
          <w:rFonts w:hint="eastAsia"/>
        </w:rPr>
        <w:t>代入式</w:t>
      </w:r>
      <w:r>
        <w:t xml:space="preserve"> </w:t>
      </w:r>
      <w:r>
        <w:rPr>
          <w:rFonts w:hint="eastAsia"/>
        </w:rPr>
        <w:t>（6），得到</w:t>
      </w:r>
    </w:p>
    <w:p w14:paraId="0F5E571C">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rPr>
              </m:ctrlPr>
            </m:eqArrPr>
            <m:e>
              <m:f>
                <m:fPr>
                  <m:ctrlPr>
                    <w:rPr>
                      <w:rFonts w:ascii="Cambria Math" w:hAnsi="Cambria Math" w:eastAsia="宋体"/>
                      <w:sz w:val="21"/>
                      <w:szCs w:val="21"/>
                    </w:rPr>
                  </m:ctrlPr>
                </m:fPr>
                <m:num>
                  <m:r>
                    <m:rPr/>
                    <w:rPr>
                      <w:rFonts w:ascii="Cambria Math" w:hAnsi="Cambria Math" w:eastAsia="宋体"/>
                      <w:sz w:val="21"/>
                      <w:szCs w:val="21"/>
                    </w:rPr>
                    <m:t>Δ</m:t>
                  </m:r>
                  <m:sSub>
                    <m:sSubPr>
                      <m:ctrlPr>
                        <w:rPr>
                          <w:rFonts w:ascii="Cambria Math" w:hAnsi="Cambria Math" w:eastAsia="宋体"/>
                          <w:sz w:val="21"/>
                          <w:szCs w:val="21"/>
                        </w:rPr>
                      </m:ctrlPr>
                    </m:sSubPr>
                    <m:e>
                      <m:r>
                        <m:rPr/>
                        <w:rPr>
                          <w:rFonts w:ascii="Cambria Math" w:hAnsi="Cambria Math" w:eastAsia="宋体"/>
                          <w:sz w:val="21"/>
                          <w:szCs w:val="21"/>
                        </w:rPr>
                        <m:t>p</m:t>
                      </m:r>
                      <m:ctrlPr>
                        <w:rPr>
                          <w:rFonts w:ascii="Cambria Math" w:hAnsi="Cambria Math" w:eastAsia="宋体"/>
                          <w:sz w:val="21"/>
                          <w:szCs w:val="21"/>
                        </w:rPr>
                      </m:ctrlPr>
                    </m:e>
                    <m:sub>
                      <m:r>
                        <m:rPr/>
                        <w:rPr>
                          <w:rFonts w:ascii="Cambria Math" w:hAnsi="Cambria Math" w:eastAsia="宋体"/>
                          <w:sz w:val="21"/>
                          <w:szCs w:val="21"/>
                        </w:rPr>
                        <m:t>f</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rPr>
                    <m:t>L</m:t>
                  </m:r>
                  <m:ctrlPr>
                    <w:rPr>
                      <w:rFonts w:ascii="Cambria Math" w:hAnsi="Cambria Math" w:eastAsia="宋体"/>
                      <w:sz w:val="21"/>
                      <w:szCs w:val="21"/>
                    </w:rPr>
                  </m:ctrlPr>
                </m:den>
              </m:f>
              <m:r>
                <m:rPr>
                  <m:sty m:val="p"/>
                </m:rPr>
                <w:rPr>
                  <w:rFonts w:ascii="Cambria Math" w:hAnsi="Cambria Math" w:eastAsia="宋体"/>
                  <w:sz w:val="21"/>
                  <w:szCs w:val="21"/>
                </w:rPr>
                <m:t>=</m:t>
              </m:r>
              <m:r>
                <m:rPr/>
                <w:rPr>
                  <w:rFonts w:ascii="Cambria Math" w:hAnsi="Cambria Math" w:eastAsia="宋体"/>
                  <w:sz w:val="21"/>
                  <w:szCs w:val="21"/>
                </w:rPr>
                <m:t>4.17</m:t>
              </m:r>
              <m:f>
                <m:fPr>
                  <m:ctrlPr>
                    <w:rPr>
                      <w:rFonts w:ascii="Cambria Math" w:hAnsi="Cambria Math" w:eastAsia="宋体"/>
                      <w:sz w:val="21"/>
                      <w:szCs w:val="21"/>
                    </w:rPr>
                  </m:ctrlPr>
                </m:fPr>
                <m:num>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rPr>
                            <m:t>1</m:t>
                          </m:r>
                          <m:r>
                            <m:rPr>
                              <m:sty m:val="p"/>
                            </m:rPr>
                            <w:rPr>
                              <w:rFonts w:ascii="Cambria Math" w:hAnsi="Cambria Math" w:eastAsia="宋体"/>
                              <w:sz w:val="21"/>
                              <w:szCs w:val="21"/>
                            </w:rPr>
                            <m:t>−</m:t>
                          </m:r>
                          <m:r>
                            <m:rPr/>
                            <w:rPr>
                              <w:rFonts w:ascii="Cambria Math" w:hAnsi="Cambria Math" w:eastAsia="宋体"/>
                              <w:sz w:val="21"/>
                              <w:szCs w:val="21"/>
                            </w:rPr>
                            <m:t>ε</m:t>
                          </m:r>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sSup>
                    <m:sSupPr>
                      <m:ctrlPr>
                        <w:rPr>
                          <w:rFonts w:ascii="Cambria Math" w:hAnsi="Cambria Math" w:eastAsia="宋体"/>
                          <w:sz w:val="21"/>
                          <w:szCs w:val="21"/>
                        </w:rPr>
                      </m:ctrlPr>
                    </m:sSupPr>
                    <m:e>
                      <m:r>
                        <m:rPr/>
                        <w:rPr>
                          <w:rFonts w:ascii="Cambria Math" w:hAnsi="Cambria Math" w:eastAsia="宋体"/>
                          <w:sz w:val="21"/>
                          <w:szCs w:val="21"/>
                        </w:rPr>
                        <m:t>a</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r>
                    <m:rPr/>
                    <w:rPr>
                      <w:rFonts w:ascii="Cambria Math" w:hAnsi="Cambria Math" w:eastAsia="宋体"/>
                      <w:sz w:val="21"/>
                      <w:szCs w:val="21"/>
                    </w:rPr>
                    <m:t>uμ</m:t>
                  </m:r>
                  <m:ctrlPr>
                    <w:rPr>
                      <w:rFonts w:ascii="Cambria Math" w:hAnsi="Cambria Math" w:eastAsia="宋体"/>
                      <w:sz w:val="21"/>
                      <w:szCs w:val="21"/>
                    </w:rPr>
                  </m:ctrlPr>
                </m:num>
                <m:den>
                  <m:sSup>
                    <m:sSupPr>
                      <m:ctrlPr>
                        <w:rPr>
                          <w:rFonts w:ascii="Cambria Math" w:hAnsi="Cambria Math" w:eastAsia="宋体"/>
                          <w:sz w:val="21"/>
                          <w:szCs w:val="21"/>
                        </w:rPr>
                      </m:ctrlPr>
                    </m:sSupPr>
                    <m:e>
                      <m:r>
                        <m:rPr/>
                        <w:rPr>
                          <w:rFonts w:ascii="Cambria Math" w:hAnsi="Cambria Math" w:eastAsia="宋体"/>
                          <w:sz w:val="21"/>
                          <w:szCs w:val="21"/>
                        </w:rPr>
                        <m:t>ε</m:t>
                      </m:r>
                      <m:ctrlPr>
                        <w:rPr>
                          <w:rFonts w:ascii="Cambria Math" w:hAnsi="Cambria Math" w:eastAsia="宋体"/>
                          <w:sz w:val="21"/>
                          <w:szCs w:val="21"/>
                        </w:rPr>
                      </m:ctrlPr>
                    </m:e>
                    <m:sup>
                      <m:r>
                        <m:rPr/>
                        <w:rPr>
                          <w:rFonts w:ascii="Cambria Math" w:hAnsi="Cambria Math" w:eastAsia="宋体"/>
                          <w:sz w:val="21"/>
                          <w:szCs w:val="21"/>
                        </w:rPr>
                        <m:t>3</m:t>
                      </m:r>
                      <m:ctrlPr>
                        <w:rPr>
                          <w:rFonts w:ascii="Cambria Math" w:hAnsi="Cambria Math" w:eastAsia="宋体"/>
                          <w:sz w:val="21"/>
                          <w:szCs w:val="21"/>
                        </w:rPr>
                      </m:ctrlPr>
                    </m:sup>
                  </m:sSup>
                  <m:ctrlPr>
                    <w:rPr>
                      <w:rFonts w:ascii="Cambria Math" w:hAnsi="Cambria Math" w:eastAsia="宋体"/>
                      <w:sz w:val="21"/>
                      <w:szCs w:val="21"/>
                    </w:rPr>
                  </m:ctrlPr>
                </m:den>
              </m:f>
              <m:r>
                <m:rPr>
                  <m:sty m:val="p"/>
                </m:rPr>
                <w:rPr>
                  <w:rFonts w:ascii="Cambria Math" w:hAnsi="Cambria Math" w:eastAsia="宋体"/>
                  <w:sz w:val="21"/>
                  <w:szCs w:val="21"/>
                </w:rPr>
                <m:t>+</m:t>
              </m:r>
              <m:r>
                <m:rPr/>
                <w:rPr>
                  <w:rFonts w:ascii="Cambria Math" w:hAnsi="Cambria Math" w:eastAsia="宋体"/>
                  <w:sz w:val="21"/>
                  <w:szCs w:val="21"/>
                </w:rPr>
                <m:t>0.29</m:t>
              </m:r>
              <m:f>
                <m:fPr>
                  <m:ctrlPr>
                    <w:rPr>
                      <w:rFonts w:ascii="Cambria Math" w:hAnsi="Cambria Math" w:eastAsia="宋体"/>
                      <w:sz w:val="21"/>
                      <w:szCs w:val="21"/>
                    </w:rPr>
                  </m:ctrlPr>
                </m:fPr>
                <m:num>
                  <m:d>
                    <m:dPr>
                      <m:ctrlPr>
                        <w:rPr>
                          <w:rFonts w:ascii="Cambria Math" w:hAnsi="Cambria Math" w:eastAsia="宋体"/>
                          <w:sz w:val="21"/>
                          <w:szCs w:val="21"/>
                        </w:rPr>
                      </m:ctrlPr>
                    </m:dPr>
                    <m:e>
                      <m:r>
                        <m:rPr/>
                        <w:rPr>
                          <w:rFonts w:ascii="Cambria Math" w:hAnsi="Cambria Math" w:eastAsia="宋体"/>
                          <w:sz w:val="21"/>
                          <w:szCs w:val="21"/>
                        </w:rPr>
                        <m:t>1</m:t>
                      </m:r>
                      <m:r>
                        <m:rPr>
                          <m:sty m:val="p"/>
                        </m:rPr>
                        <w:rPr>
                          <w:rFonts w:ascii="Cambria Math" w:hAnsi="Cambria Math" w:eastAsia="宋体"/>
                          <w:sz w:val="21"/>
                          <w:szCs w:val="21"/>
                        </w:rPr>
                        <m:t>−</m:t>
                      </m:r>
                      <m:r>
                        <m:rPr/>
                        <w:rPr>
                          <w:rFonts w:ascii="Cambria Math" w:hAnsi="Cambria Math" w:eastAsia="宋体"/>
                          <w:sz w:val="21"/>
                          <w:szCs w:val="21"/>
                        </w:rPr>
                        <m:t>ε</m:t>
                      </m:r>
                      <m:ctrlPr>
                        <w:rPr>
                          <w:rFonts w:ascii="Cambria Math" w:hAnsi="Cambria Math" w:eastAsia="宋体"/>
                          <w:sz w:val="21"/>
                          <w:szCs w:val="21"/>
                        </w:rPr>
                      </m:ctrlPr>
                    </m:e>
                  </m:d>
                  <m:r>
                    <m:rPr/>
                    <w:rPr>
                      <w:rFonts w:ascii="Cambria Math" w:hAnsi="Cambria Math" w:eastAsia="宋体"/>
                      <w:sz w:val="21"/>
                      <w:szCs w:val="21"/>
                    </w:rPr>
                    <m:t>aρ</m:t>
                  </m:r>
                  <m:sSup>
                    <m:sSupPr>
                      <m:ctrlPr>
                        <w:rPr>
                          <w:rFonts w:ascii="Cambria Math" w:hAnsi="Cambria Math" w:eastAsia="宋体"/>
                          <w:sz w:val="21"/>
                          <w:szCs w:val="21"/>
                        </w:rPr>
                      </m:ctrlPr>
                    </m:sSupPr>
                    <m:e>
                      <m:r>
                        <m:rPr/>
                        <w:rPr>
                          <w:rFonts w:ascii="Cambria Math" w:hAnsi="Cambria Math" w:eastAsia="宋体"/>
                          <w:sz w:val="21"/>
                          <w:szCs w:val="21"/>
                        </w:rPr>
                        <m:t>u</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ctrlPr>
                    <w:rPr>
                      <w:rFonts w:ascii="Cambria Math" w:hAnsi="Cambria Math" w:eastAsia="宋体"/>
                      <w:sz w:val="21"/>
                      <w:szCs w:val="21"/>
                    </w:rPr>
                  </m:ctrlPr>
                </m:num>
                <m:den>
                  <m:sSup>
                    <m:sSupPr>
                      <m:ctrlPr>
                        <w:rPr>
                          <w:rFonts w:ascii="Cambria Math" w:hAnsi="Cambria Math" w:eastAsia="宋体"/>
                          <w:sz w:val="21"/>
                          <w:szCs w:val="21"/>
                        </w:rPr>
                      </m:ctrlPr>
                    </m:sSupPr>
                    <m:e>
                      <m:r>
                        <m:rPr/>
                        <w:rPr>
                          <w:rFonts w:ascii="Cambria Math" w:hAnsi="Cambria Math" w:eastAsia="宋体"/>
                          <w:sz w:val="21"/>
                          <w:szCs w:val="21"/>
                        </w:rPr>
                        <m:t>ε</m:t>
                      </m:r>
                      <m:ctrlPr>
                        <w:rPr>
                          <w:rFonts w:ascii="Cambria Math" w:hAnsi="Cambria Math" w:eastAsia="宋体"/>
                          <w:sz w:val="21"/>
                          <w:szCs w:val="21"/>
                        </w:rPr>
                      </m:ctrlPr>
                    </m:e>
                    <m:sup>
                      <m:r>
                        <m:rPr/>
                        <w:rPr>
                          <w:rFonts w:ascii="Cambria Math" w:hAnsi="Cambria Math" w:eastAsia="宋体"/>
                          <w:sz w:val="21"/>
                          <w:szCs w:val="21"/>
                        </w:rPr>
                        <m:t>3</m:t>
                      </m:r>
                      <m:ctrlPr>
                        <w:rPr>
                          <w:rFonts w:ascii="Cambria Math" w:hAnsi="Cambria Math" w:eastAsia="宋体"/>
                          <w:sz w:val="21"/>
                          <w:szCs w:val="21"/>
                        </w:rPr>
                      </m:ctrlPr>
                    </m:sup>
                  </m:sSup>
                  <m:ctrlPr>
                    <w:rPr>
                      <w:rFonts w:ascii="Cambria Math" w:hAnsi="Cambria Math" w:eastAsia="宋体"/>
                      <w:sz w:val="21"/>
                      <w:szCs w:val="21"/>
                    </w:rPr>
                  </m:ctrlPr>
                </m:den>
              </m:f>
              <m:r>
                <m:rPr/>
                <w:rPr>
                  <w:rFonts w:ascii="Cambria Math" w:hAnsi="Cambria Math" w:eastAsia="宋体"/>
                  <w:sz w:val="21"/>
                  <w:szCs w:val="21"/>
                </w:rPr>
                <m:t>  #</m:t>
              </m:r>
              <m:r>
                <m:rPr>
                  <m:nor/>
                  <m:sty m:val="p"/>
                </m:rPr>
                <w:rPr>
                  <w:rFonts w:ascii="宋体" w:hAnsi="宋体" w:eastAsia="宋体"/>
                  <w:sz w:val="21"/>
                  <w:szCs w:val="21"/>
                </w:rPr>
                <m:t>(13)</m:t>
              </m:r>
              <m:ctrlPr>
                <w:rPr>
                  <w:rFonts w:ascii="Cambria Math" w:hAnsi="Cambria Math" w:eastAsia="宋体"/>
                  <w:sz w:val="21"/>
                  <w:szCs w:val="21"/>
                </w:rPr>
              </m:ctrlPr>
            </m:e>
          </m:eqArr>
        </m:oMath>
      </m:oMathPara>
    </w:p>
    <w:p w14:paraId="5E090DFE">
      <w:pPr>
        <w:pStyle w:val="102"/>
        <w:rPr>
          <w:rFonts w:hint="eastAsia" w:ascii="宋体" w:hAnsi="宋体"/>
        </w:rPr>
      </w:pPr>
      <w:r>
        <w:rPr>
          <w:rFonts w:hint="eastAsia" w:ascii="宋体" w:hAnsi="宋体"/>
        </w:rPr>
        <w:t>将</w:t>
      </w:r>
      <w:r>
        <w:rPr>
          <w:rFonts w:ascii="宋体" w:hAnsi="宋体"/>
        </w:rPr>
        <w:t xml:space="preserve"> </w:t>
      </w:r>
      <m:oMath>
        <m:r>
          <m:rPr/>
          <w:rPr>
            <w:rFonts w:ascii="Cambria Math" w:hAnsi="Cambria Math"/>
          </w:rPr>
          <m:t>a</m:t>
        </m:r>
        <m:r>
          <m:rPr>
            <m:sty m:val="p"/>
          </m:rPr>
          <w:rPr>
            <w:rFonts w:ascii="Cambria Math" w:hAnsi="Cambria Math"/>
          </w:rPr>
          <m:t>=6</m:t>
        </m:r>
      </m:oMath>
      <w:r>
        <w:rPr>
          <w:rFonts w:ascii="宋体" w:hAnsi="宋体"/>
        </w:rPr>
        <w:t>/(</w:t>
      </w:r>
      <m:oMath>
        <m:sSub>
          <m:sSubPr>
            <m:ctrlPr>
              <w:rPr>
                <w:rFonts w:ascii="Cambria Math" w:hAnsi="Cambria Math"/>
              </w:rPr>
            </m:ctrlPr>
          </m:sSubPr>
          <m:e>
            <m:r>
              <m:rPr/>
              <w:rPr>
                <w:rFonts w:ascii="Cambria Math" w:hAnsi="Cambria Math" w:cs="Cambria"/>
              </w:rPr>
              <m:t>ϕ</m:t>
            </m:r>
            <m:ctrlPr>
              <w:rPr>
                <w:rFonts w:ascii="Cambria Math" w:hAnsi="Cambria Math" w:cs="Cambria"/>
              </w:rPr>
            </m:ctrlPr>
          </m:e>
          <m:sub>
            <m:r>
              <m:rPr/>
              <w:rPr>
                <w:rFonts w:ascii="Cambria Math" w:hAnsi="Cambria Math"/>
              </w:rPr>
              <m:t>s</m:t>
            </m:r>
            <m:ctrlPr>
              <w:rPr>
                <w:rFonts w:ascii="Cambria Math" w:hAnsi="Cambria Math"/>
              </w:rPr>
            </m:ctrlPr>
          </m:sub>
        </m:sSub>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e</m:t>
            </m:r>
            <m:ctrlPr>
              <w:rPr>
                <w:rFonts w:ascii="Cambria Math" w:hAnsi="Cambria Math"/>
              </w:rPr>
            </m:ctrlPr>
          </m:sub>
        </m:sSub>
      </m:oMath>
      <w:r>
        <w:rPr>
          <w:rFonts w:ascii="宋体" w:hAnsi="宋体"/>
        </w:rPr>
        <w:t xml:space="preserve"> ) </w:t>
      </w:r>
      <w:r>
        <w:rPr>
          <w:rFonts w:hint="eastAsia" w:ascii="宋体" w:hAnsi="宋体"/>
        </w:rPr>
        <w:t>代入上式，得到</w:t>
      </w:r>
    </w:p>
    <w:p w14:paraId="1C6AB88B">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f>
                <m:fPr>
                  <m:ctrlPr>
                    <w:rPr>
                      <w:rFonts w:ascii="Cambria Math" w:hAnsi="Cambria Math" w:eastAsia="宋体"/>
                      <w:sz w:val="21"/>
                      <w:szCs w:val="21"/>
                    </w:rPr>
                  </m:ctrlPr>
                </m:fPr>
                <m:num>
                  <m:r>
                    <m:rPr/>
                    <w:rPr>
                      <w:rFonts w:ascii="Cambria Math" w:hAnsi="Cambria Math" w:eastAsia="宋体"/>
                      <w:sz w:val="21"/>
                      <w:szCs w:val="21"/>
                    </w:rPr>
                    <m:t>Δ</m:t>
                  </m:r>
                  <m:sSub>
                    <m:sSubPr>
                      <m:ctrlPr>
                        <w:rPr>
                          <w:rFonts w:ascii="Cambria Math" w:hAnsi="Cambria Math" w:eastAsia="宋体"/>
                          <w:sz w:val="21"/>
                          <w:szCs w:val="21"/>
                        </w:rPr>
                      </m:ctrlPr>
                    </m:sSubPr>
                    <m:e>
                      <m:r>
                        <m:rPr/>
                        <w:rPr>
                          <w:rFonts w:ascii="Cambria Math" w:hAnsi="Cambria Math" w:eastAsia="宋体"/>
                          <w:sz w:val="21"/>
                          <w:szCs w:val="21"/>
                        </w:rPr>
                        <m:t>p</m:t>
                      </m:r>
                      <m:ctrlPr>
                        <w:rPr>
                          <w:rFonts w:ascii="Cambria Math" w:hAnsi="Cambria Math" w:eastAsia="宋体"/>
                          <w:sz w:val="21"/>
                          <w:szCs w:val="21"/>
                        </w:rPr>
                      </m:ctrlPr>
                    </m:e>
                    <m:sub>
                      <m:r>
                        <m:rPr/>
                        <w:rPr>
                          <w:rFonts w:ascii="Cambria Math" w:hAnsi="Cambria Math" w:eastAsia="宋体"/>
                          <w:sz w:val="21"/>
                          <w:szCs w:val="21"/>
                        </w:rPr>
                        <m:t>f</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rPr>
                    <m:t>L</m:t>
                  </m:r>
                  <m:ctrlPr>
                    <w:rPr>
                      <w:rFonts w:ascii="Cambria Math" w:hAnsi="Cambria Math" w:eastAsia="宋体"/>
                      <w:sz w:val="21"/>
                      <w:szCs w:val="21"/>
                    </w:rPr>
                  </m:ctrlPr>
                </m:den>
              </m:f>
              <m:r>
                <m:rPr>
                  <m:sty m:val="p"/>
                </m:rPr>
                <w:rPr>
                  <w:rFonts w:ascii="Cambria Math" w:hAnsi="Cambria Math" w:eastAsia="宋体"/>
                  <w:sz w:val="21"/>
                  <w:szCs w:val="21"/>
                </w:rPr>
                <m:t>=</m:t>
              </m:r>
              <m:r>
                <m:rPr/>
                <w:rPr>
                  <w:rFonts w:ascii="Cambria Math" w:hAnsi="Cambria Math" w:eastAsia="宋体"/>
                  <w:sz w:val="21"/>
                  <w:szCs w:val="21"/>
                </w:rPr>
                <m:t>150</m:t>
              </m:r>
              <m:f>
                <m:fPr>
                  <m:ctrlPr>
                    <w:rPr>
                      <w:rFonts w:ascii="Cambria Math" w:hAnsi="Cambria Math" w:eastAsia="宋体"/>
                      <w:sz w:val="21"/>
                      <w:szCs w:val="21"/>
                    </w:rPr>
                  </m:ctrlPr>
                </m:fPr>
                <m:num>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rPr>
                            <m:t>1</m:t>
                          </m:r>
                          <m:r>
                            <m:rPr>
                              <m:sty m:val="p"/>
                            </m:rPr>
                            <w:rPr>
                              <w:rFonts w:ascii="Cambria Math" w:hAnsi="Cambria Math" w:eastAsia="宋体"/>
                              <w:sz w:val="21"/>
                              <w:szCs w:val="21"/>
                            </w:rPr>
                            <m:t>−</m:t>
                          </m:r>
                          <m:r>
                            <m:rPr/>
                            <w:rPr>
                              <w:rFonts w:ascii="Cambria Math" w:hAnsi="Cambria Math" w:eastAsia="宋体"/>
                              <w:sz w:val="21"/>
                              <w:szCs w:val="21"/>
                            </w:rPr>
                            <m:t>ε</m:t>
                          </m:r>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r>
                    <m:rPr/>
                    <w:rPr>
                      <w:rFonts w:ascii="Cambria Math" w:hAnsi="Cambria Math" w:eastAsia="宋体"/>
                      <w:sz w:val="21"/>
                      <w:szCs w:val="21"/>
                    </w:rPr>
                    <m:t>uμ</m:t>
                  </m:r>
                  <m:ctrlPr>
                    <w:rPr>
                      <w:rFonts w:ascii="Cambria Math" w:hAnsi="Cambria Math" w:eastAsia="宋体"/>
                      <w:sz w:val="21"/>
                      <w:szCs w:val="21"/>
                    </w:rPr>
                  </m:ctrlPr>
                </m:num>
                <m:den>
                  <m:sSup>
                    <m:sSupPr>
                      <m:ctrlPr>
                        <w:rPr>
                          <w:rFonts w:ascii="Cambria Math" w:hAnsi="Cambria Math" w:eastAsia="宋体"/>
                          <w:sz w:val="21"/>
                          <w:szCs w:val="21"/>
                        </w:rPr>
                      </m:ctrlPr>
                    </m:sSupPr>
                    <m:e>
                      <m:r>
                        <m:rPr/>
                        <w:rPr>
                          <w:rFonts w:ascii="Cambria Math" w:hAnsi="Cambria Math" w:eastAsia="宋体"/>
                          <w:sz w:val="21"/>
                          <w:szCs w:val="21"/>
                        </w:rPr>
                        <m:t>ε</m:t>
                      </m:r>
                      <m:ctrlPr>
                        <w:rPr>
                          <w:rFonts w:ascii="Cambria Math" w:hAnsi="Cambria Math" w:eastAsia="宋体"/>
                          <w:sz w:val="21"/>
                          <w:szCs w:val="21"/>
                        </w:rPr>
                      </m:ctrlPr>
                    </m:e>
                    <m:sup>
                      <m:r>
                        <m:rPr/>
                        <w:rPr>
                          <w:rFonts w:ascii="Cambria Math" w:hAnsi="Cambria Math" w:eastAsia="宋体"/>
                          <w:sz w:val="21"/>
                          <w:szCs w:val="21"/>
                        </w:rPr>
                        <m:t>3</m:t>
                      </m:r>
                      <m:ctrlPr>
                        <w:rPr>
                          <w:rFonts w:ascii="Cambria Math" w:hAnsi="Cambria Math" w:eastAsia="宋体"/>
                          <w:sz w:val="21"/>
                          <w:szCs w:val="21"/>
                        </w:rPr>
                      </m:ctrlPr>
                    </m:sup>
                  </m:sSup>
                  <m:sSup>
                    <m:sSupPr>
                      <m:ctrlPr>
                        <w:rPr>
                          <w:rFonts w:ascii="Cambria Math" w:hAnsi="Cambria Math" w:eastAsia="宋体"/>
                          <w:sz w:val="21"/>
                          <w:szCs w:val="21"/>
                        </w:rPr>
                      </m:ctrlPr>
                    </m:sSupPr>
                    <m:e>
                      <m:d>
                        <m:dPr>
                          <m:ctrlPr>
                            <w:rPr>
                              <w:rFonts w:ascii="Cambria Math" w:hAnsi="Cambria Math" w:eastAsia="宋体"/>
                              <w:sz w:val="21"/>
                              <w:szCs w:val="21"/>
                            </w:rPr>
                          </m:ctrlPr>
                        </m:dPr>
                        <m:e>
                          <m:sSub>
                            <m:sSubPr>
                              <m:ctrlPr>
                                <w:rPr>
                                  <w:rFonts w:ascii="Cambria Math" w:hAnsi="Cambria Math" w:eastAsia="宋体"/>
                                  <w:sz w:val="21"/>
                                  <w:szCs w:val="21"/>
                                </w:rPr>
                              </m:ctrlPr>
                            </m:sSubPr>
                            <m:e>
                              <m:r>
                                <m:rPr/>
                                <w:rPr>
                                  <w:rFonts w:ascii="Cambria Math" w:hAnsi="Cambria Math" w:eastAsia="宋体"/>
                                  <w:sz w:val="21"/>
                                  <w:szCs w:val="21"/>
                                </w:rPr>
                                <m:t>ϕ</m:t>
                              </m:r>
                              <m:ctrlPr>
                                <w:rPr>
                                  <w:rFonts w:ascii="Cambria Math" w:hAnsi="Cambria Math" w:eastAsia="宋体"/>
                                  <w:sz w:val="21"/>
                                  <w:szCs w:val="21"/>
                                </w:rPr>
                              </m:ctrlPr>
                            </m:e>
                            <m:sub>
                              <m:r>
                                <m:rPr/>
                                <w:rPr>
                                  <w:rFonts w:ascii="Cambria Math" w:hAnsi="Cambria Math" w:eastAsia="宋体"/>
                                  <w:sz w:val="21"/>
                                  <w:szCs w:val="21"/>
                                </w:rPr>
                                <m:t>s</m:t>
                              </m:r>
                              <m:ctrlPr>
                                <w:rPr>
                                  <w:rFonts w:ascii="Cambria Math" w:hAnsi="Cambria Math" w:eastAsia="宋体"/>
                                  <w:sz w:val="21"/>
                                  <w:szCs w:val="21"/>
                                </w:rPr>
                              </m:ctrlPr>
                            </m:sub>
                          </m:sSub>
                          <m:sSub>
                            <m:sSubPr>
                              <m:ctrlPr>
                                <w:rPr>
                                  <w:rFonts w:ascii="Cambria Math" w:hAnsi="Cambria Math" w:eastAsia="宋体"/>
                                  <w:sz w:val="21"/>
                                  <w:szCs w:val="21"/>
                                </w:rPr>
                              </m:ctrlPr>
                            </m:sSubPr>
                            <m:e>
                              <m:r>
                                <m:rPr/>
                                <w:rPr>
                                  <w:rFonts w:ascii="Cambria Math" w:hAnsi="Cambria Math" w:eastAsia="宋体"/>
                                  <w:sz w:val="21"/>
                                  <w:szCs w:val="21"/>
                                </w:rPr>
                                <m:t>d</m:t>
                              </m:r>
                              <m:ctrlPr>
                                <w:rPr>
                                  <w:rFonts w:ascii="Cambria Math" w:hAnsi="Cambria Math" w:eastAsia="宋体"/>
                                  <w:sz w:val="21"/>
                                  <w:szCs w:val="21"/>
                                </w:rPr>
                              </m:ctrlPr>
                            </m:e>
                            <m:sub>
                              <m:r>
                                <m:rPr/>
                                <w:rPr>
                                  <w:rFonts w:ascii="Cambria Math" w:hAnsi="Cambria Math" w:eastAsia="宋体"/>
                                  <w:sz w:val="21"/>
                                  <w:szCs w:val="21"/>
                                </w:rPr>
                                <m:t>e</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ctrlPr>
                    <w:rPr>
                      <w:rFonts w:ascii="Cambria Math" w:hAnsi="Cambria Math" w:eastAsia="宋体"/>
                      <w:sz w:val="21"/>
                      <w:szCs w:val="21"/>
                    </w:rPr>
                  </m:ctrlPr>
                </m:den>
              </m:f>
              <m:r>
                <m:rPr>
                  <m:sty m:val="p"/>
                </m:rPr>
                <w:rPr>
                  <w:rFonts w:ascii="Cambria Math" w:hAnsi="Cambria Math" w:eastAsia="宋体"/>
                  <w:sz w:val="21"/>
                  <w:szCs w:val="21"/>
                </w:rPr>
                <m:t>+</m:t>
              </m:r>
              <m:r>
                <m:rPr/>
                <w:rPr>
                  <w:rFonts w:ascii="Cambria Math" w:hAnsi="Cambria Math" w:eastAsia="宋体"/>
                  <w:sz w:val="21"/>
                  <w:szCs w:val="21"/>
                </w:rPr>
                <m:t>1.74</m:t>
              </m:r>
              <m:f>
                <m:fPr>
                  <m:ctrlPr>
                    <w:rPr>
                      <w:rFonts w:ascii="Cambria Math" w:hAnsi="Cambria Math" w:eastAsia="宋体"/>
                      <w:sz w:val="21"/>
                      <w:szCs w:val="21"/>
                    </w:rPr>
                  </m:ctrlPr>
                </m:fPr>
                <m:num>
                  <m:d>
                    <m:dPr>
                      <m:ctrlPr>
                        <w:rPr>
                          <w:rFonts w:ascii="Cambria Math" w:hAnsi="Cambria Math" w:eastAsia="宋体"/>
                          <w:sz w:val="21"/>
                          <w:szCs w:val="21"/>
                        </w:rPr>
                      </m:ctrlPr>
                    </m:dPr>
                    <m:e>
                      <m:r>
                        <m:rPr/>
                        <w:rPr>
                          <w:rFonts w:ascii="Cambria Math" w:hAnsi="Cambria Math" w:eastAsia="宋体"/>
                          <w:sz w:val="21"/>
                          <w:szCs w:val="21"/>
                        </w:rPr>
                        <m:t>1</m:t>
                      </m:r>
                      <m:r>
                        <m:rPr>
                          <m:sty m:val="p"/>
                        </m:rPr>
                        <w:rPr>
                          <w:rFonts w:ascii="Cambria Math" w:hAnsi="Cambria Math" w:eastAsia="宋体"/>
                          <w:sz w:val="21"/>
                          <w:szCs w:val="21"/>
                        </w:rPr>
                        <m:t>−</m:t>
                      </m:r>
                      <m:r>
                        <m:rPr/>
                        <w:rPr>
                          <w:rFonts w:ascii="Cambria Math" w:hAnsi="Cambria Math" w:eastAsia="宋体"/>
                          <w:sz w:val="21"/>
                          <w:szCs w:val="21"/>
                        </w:rPr>
                        <m:t>ε</m:t>
                      </m:r>
                      <m:ctrlPr>
                        <w:rPr>
                          <w:rFonts w:ascii="Cambria Math" w:hAnsi="Cambria Math" w:eastAsia="宋体"/>
                          <w:sz w:val="21"/>
                          <w:szCs w:val="21"/>
                        </w:rPr>
                      </m:ctrlPr>
                    </m:e>
                  </m:d>
                  <m:r>
                    <m:rPr/>
                    <w:rPr>
                      <w:rFonts w:ascii="Cambria Math" w:hAnsi="Cambria Math" w:eastAsia="宋体"/>
                      <w:sz w:val="21"/>
                      <w:szCs w:val="21"/>
                    </w:rPr>
                    <m:t>ρ</m:t>
                  </m:r>
                  <m:sSup>
                    <m:sSupPr>
                      <m:ctrlPr>
                        <w:rPr>
                          <w:rFonts w:ascii="Cambria Math" w:hAnsi="Cambria Math" w:eastAsia="宋体"/>
                          <w:sz w:val="21"/>
                          <w:szCs w:val="21"/>
                        </w:rPr>
                      </m:ctrlPr>
                    </m:sSupPr>
                    <m:e>
                      <m:r>
                        <m:rPr/>
                        <w:rPr>
                          <w:rFonts w:ascii="Cambria Math" w:hAnsi="Cambria Math" w:eastAsia="宋体"/>
                          <w:sz w:val="21"/>
                          <w:szCs w:val="21"/>
                        </w:rPr>
                        <m:t>u</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ctrlPr>
                    <w:rPr>
                      <w:rFonts w:ascii="Cambria Math" w:hAnsi="Cambria Math" w:eastAsia="宋体"/>
                      <w:sz w:val="21"/>
                      <w:szCs w:val="21"/>
                    </w:rPr>
                  </m:ctrlPr>
                </m:num>
                <m:den>
                  <m:sSup>
                    <m:sSupPr>
                      <m:ctrlPr>
                        <w:rPr>
                          <w:rFonts w:ascii="Cambria Math" w:hAnsi="Cambria Math" w:eastAsia="宋体"/>
                          <w:sz w:val="21"/>
                          <w:szCs w:val="21"/>
                        </w:rPr>
                      </m:ctrlPr>
                    </m:sSupPr>
                    <m:e>
                      <m:r>
                        <m:rPr/>
                        <w:rPr>
                          <w:rFonts w:ascii="Cambria Math" w:hAnsi="Cambria Math" w:eastAsia="宋体"/>
                          <w:sz w:val="21"/>
                          <w:szCs w:val="21"/>
                        </w:rPr>
                        <m:t>ε</m:t>
                      </m:r>
                      <m:ctrlPr>
                        <w:rPr>
                          <w:rFonts w:ascii="Cambria Math" w:hAnsi="Cambria Math" w:eastAsia="宋体"/>
                          <w:sz w:val="21"/>
                          <w:szCs w:val="21"/>
                        </w:rPr>
                      </m:ctrlPr>
                    </m:e>
                    <m:sup>
                      <m:r>
                        <m:rPr/>
                        <w:rPr>
                          <w:rFonts w:ascii="Cambria Math" w:hAnsi="Cambria Math" w:eastAsia="宋体"/>
                          <w:sz w:val="21"/>
                          <w:szCs w:val="21"/>
                        </w:rPr>
                        <m:t>3</m:t>
                      </m:r>
                      <m:ctrlPr>
                        <w:rPr>
                          <w:rFonts w:ascii="Cambria Math" w:hAnsi="Cambria Math" w:eastAsia="宋体"/>
                          <w:sz w:val="21"/>
                          <w:szCs w:val="21"/>
                        </w:rPr>
                      </m:ctrlPr>
                    </m:sup>
                  </m:sSup>
                  <m:sSub>
                    <m:sSubPr>
                      <m:ctrlPr>
                        <w:rPr>
                          <w:rFonts w:ascii="Cambria Math" w:hAnsi="Cambria Math" w:eastAsia="宋体"/>
                          <w:sz w:val="21"/>
                          <w:szCs w:val="21"/>
                        </w:rPr>
                      </m:ctrlPr>
                    </m:sSubPr>
                    <m:e>
                      <m:r>
                        <m:rPr/>
                        <w:rPr>
                          <w:rFonts w:ascii="Cambria Math" w:hAnsi="Cambria Math" w:eastAsia="宋体"/>
                          <w:sz w:val="21"/>
                          <w:szCs w:val="21"/>
                        </w:rPr>
                        <m:t>ϕ</m:t>
                      </m:r>
                      <m:ctrlPr>
                        <w:rPr>
                          <w:rFonts w:ascii="Cambria Math" w:hAnsi="Cambria Math" w:eastAsia="宋体"/>
                          <w:sz w:val="21"/>
                          <w:szCs w:val="21"/>
                        </w:rPr>
                      </m:ctrlPr>
                    </m:e>
                    <m:sub>
                      <m:r>
                        <m:rPr/>
                        <w:rPr>
                          <w:rFonts w:ascii="Cambria Math" w:hAnsi="Cambria Math" w:eastAsia="宋体"/>
                          <w:sz w:val="21"/>
                          <w:szCs w:val="21"/>
                        </w:rPr>
                        <m:t>s</m:t>
                      </m:r>
                      <m:ctrlPr>
                        <w:rPr>
                          <w:rFonts w:ascii="Cambria Math" w:hAnsi="Cambria Math" w:eastAsia="宋体"/>
                          <w:sz w:val="21"/>
                          <w:szCs w:val="21"/>
                        </w:rPr>
                      </m:ctrlPr>
                    </m:sub>
                  </m:sSub>
                  <m:sSub>
                    <m:sSubPr>
                      <m:ctrlPr>
                        <w:rPr>
                          <w:rFonts w:ascii="Cambria Math" w:hAnsi="Cambria Math" w:eastAsia="宋体"/>
                          <w:sz w:val="21"/>
                          <w:szCs w:val="21"/>
                        </w:rPr>
                      </m:ctrlPr>
                    </m:sSubPr>
                    <m:e>
                      <m:r>
                        <m:rPr/>
                        <w:rPr>
                          <w:rFonts w:ascii="Cambria Math" w:hAnsi="Cambria Math" w:eastAsia="宋体"/>
                          <w:sz w:val="21"/>
                          <w:szCs w:val="21"/>
                        </w:rPr>
                        <m:t>d</m:t>
                      </m:r>
                      <m:ctrlPr>
                        <w:rPr>
                          <w:rFonts w:ascii="Cambria Math" w:hAnsi="Cambria Math" w:eastAsia="宋体"/>
                          <w:sz w:val="21"/>
                          <w:szCs w:val="21"/>
                        </w:rPr>
                      </m:ctrlPr>
                    </m:e>
                    <m:sub>
                      <m:r>
                        <m:rPr/>
                        <w:rPr>
                          <w:rFonts w:ascii="Cambria Math" w:hAnsi="Cambria Math" w:eastAsia="宋体"/>
                          <w:sz w:val="21"/>
                          <w:szCs w:val="21"/>
                        </w:rPr>
                        <m:t>e</m:t>
                      </m:r>
                      <m:ctrlPr>
                        <w:rPr>
                          <w:rFonts w:ascii="Cambria Math" w:hAnsi="Cambria Math" w:eastAsia="宋体"/>
                          <w:sz w:val="21"/>
                          <w:szCs w:val="21"/>
                        </w:rPr>
                      </m:ctrlPr>
                    </m:sub>
                  </m:sSub>
                  <m:ctrlPr>
                    <w:rPr>
                      <w:rFonts w:ascii="Cambria Math" w:hAnsi="Cambria Math" w:eastAsia="宋体"/>
                      <w:sz w:val="21"/>
                      <w:szCs w:val="21"/>
                    </w:rPr>
                  </m:ctrlPr>
                </m:den>
              </m:f>
              <m:r>
                <m:rPr/>
                <w:rPr>
                  <w:rFonts w:ascii="Cambria Math" w:hAnsi="Cambria Math" w:eastAsia="宋体"/>
                  <w:sz w:val="21"/>
                  <w:szCs w:val="21"/>
                </w:rPr>
                <m:t>  #</m:t>
              </m:r>
              <m:r>
                <m:rPr>
                  <m:nor/>
                  <m:sty m:val="p"/>
                </m:rPr>
                <w:rPr>
                  <w:rFonts w:ascii="宋体" w:hAnsi="宋体" w:eastAsia="宋体"/>
                  <w:sz w:val="21"/>
                  <w:szCs w:val="21"/>
                </w:rPr>
                <m:t>(14)</m:t>
              </m:r>
              <m:ctrlPr>
                <w:rPr>
                  <w:rFonts w:ascii="Cambria Math" w:hAnsi="Cambria Math" w:eastAsia="宋体"/>
                  <w:sz w:val="21"/>
                  <w:szCs w:val="21"/>
                </w:rPr>
              </m:ctrlPr>
            </m:e>
          </m:eqArr>
        </m:oMath>
      </m:oMathPara>
    </w:p>
    <w:p w14:paraId="45367C38">
      <w:pPr>
        <w:pStyle w:val="102"/>
        <w:ind w:firstLine="420"/>
      </w:pPr>
      <w:r>
        <w:rPr>
          <w:rFonts w:hint="eastAsia"/>
        </w:rPr>
        <w:t>式</w:t>
      </w:r>
      <w:r>
        <w:t xml:space="preserve"> </w:t>
      </w:r>
      <w:r>
        <w:rPr>
          <w:rFonts w:hint="eastAsia"/>
        </w:rPr>
        <w:t>（14）</w:t>
      </w:r>
      <w:r>
        <w:t xml:space="preserve"> </w:t>
      </w:r>
      <w:r>
        <w:rPr>
          <w:rFonts w:hint="eastAsia"/>
        </w:rPr>
        <w:t>称为欧根方程，适用于</w:t>
      </w:r>
      <w:r>
        <w:t xml:space="preserve"> </w:t>
      </w:r>
      <m:oMath>
        <m:r>
          <m:rPr/>
          <w:rPr>
            <w:rFonts w:ascii="Cambria Math" w:hAnsi="Cambria Math"/>
          </w:rPr>
          <m:t>R</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b</m:t>
            </m:r>
            <m:ctrlPr>
              <w:rPr>
                <w:rFonts w:ascii="Cambria Math" w:hAnsi="Cambria Math"/>
              </w:rPr>
            </m:ctrlPr>
          </m:sub>
        </m:sSub>
      </m:oMath>
      <w:r>
        <w:t xml:space="preserve"> </w:t>
      </w:r>
      <w:r>
        <w:rPr>
          <w:rFonts w:hint="eastAsia"/>
        </w:rPr>
        <w:t>为</w:t>
      </w:r>
      <w:r>
        <w:t xml:space="preserve"> </w:t>
      </w:r>
      <m:oMath>
        <m:r>
          <m:rPr/>
          <w:rPr>
            <w:rFonts w:ascii="Cambria Math" w:hAnsi="Cambria Math"/>
          </w:rPr>
          <m:t>0.17</m:t>
        </m:r>
        <m:r>
          <m:rPr>
            <m:sty m:val="p"/>
          </m:rPr>
          <w:rPr>
            <w:rFonts w:ascii="Cambria Math" w:hAnsi="Cambria Math"/>
          </w:rPr>
          <m:t>∼</m:t>
        </m:r>
        <m:r>
          <m:rPr/>
          <w:rPr>
            <w:rFonts w:ascii="Cambria Math" w:hAnsi="Cambria Math"/>
          </w:rPr>
          <m:t>330</m:t>
        </m:r>
      </m:oMath>
      <w:r>
        <w:t xml:space="preserve"> </w:t>
      </w:r>
      <w:r>
        <w:rPr>
          <w:rFonts w:hint="eastAsia"/>
        </w:rPr>
        <w:t>的范围。</w:t>
      </w:r>
      <w:r>
        <w:t xml:space="preserve"> </w:t>
      </w:r>
      <w:r>
        <w:rPr>
          <w:rFonts w:hint="eastAsia"/>
        </w:rPr>
        <w:t>当</w:t>
      </w:r>
      <w:r>
        <w:t xml:space="preserve"> </w:t>
      </w:r>
      <m:oMath>
        <m:r>
          <m:rPr/>
          <w:rPr>
            <w:rFonts w:ascii="Cambria Math" w:hAnsi="Cambria Math"/>
          </w:rPr>
          <m:t>R</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rPr>
          <m:t>&lt;</m:t>
        </m:r>
        <m:r>
          <m:rPr/>
          <w:rPr>
            <w:rFonts w:ascii="Cambria Math" w:hAnsi="Cambria Math"/>
          </w:rPr>
          <m:t>20</m:t>
        </m:r>
      </m:oMath>
      <w:r>
        <w:rPr>
          <w:rFonts w:hint="eastAsia"/>
        </w:rPr>
        <w:t>时，流动基本为层流，式</w:t>
      </w:r>
      <w:r>
        <w:t xml:space="preserve"> </w:t>
      </w:r>
      <w:r>
        <w:rPr>
          <w:rFonts w:hint="eastAsia"/>
        </w:rPr>
        <w:t>（14）</w:t>
      </w:r>
      <w:r>
        <w:t xml:space="preserve"> </w:t>
      </w:r>
      <w:r>
        <w:rPr>
          <w:rFonts w:hint="eastAsia"/>
        </w:rPr>
        <w:t>中等号右边第二项可忽略；当</w:t>
      </w:r>
      <w:r>
        <w:t xml:space="preserve"> </w:t>
      </w:r>
      <m:oMath>
        <m:r>
          <m:rPr/>
          <w:rPr>
            <w:rFonts w:ascii="Cambria Math" w:hAnsi="Cambria Math"/>
          </w:rPr>
          <m:t>R</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rPr>
          <m:t>&gt;</m:t>
        </m:r>
        <m:r>
          <m:rPr/>
          <w:rPr>
            <w:rFonts w:ascii="Cambria Math" w:hAnsi="Cambria Math"/>
          </w:rPr>
          <m:t>1000</m:t>
        </m:r>
      </m:oMath>
      <w:r>
        <w:t xml:space="preserve"> </w:t>
      </w:r>
      <w:r>
        <w:rPr>
          <w:rFonts w:hint="eastAsia"/>
        </w:rPr>
        <w:t>时，流动为湍流，式</w:t>
      </w:r>
      <w:r>
        <w:t xml:space="preserve"> </w:t>
      </w:r>
      <w:r>
        <w:rPr>
          <w:rFonts w:hint="eastAsia"/>
        </w:rPr>
        <w:t>（14）</w:t>
      </w:r>
      <w:r>
        <w:t xml:space="preserve"> </w:t>
      </w:r>
      <w:r>
        <w:rPr>
          <w:rFonts w:hint="eastAsia"/>
        </w:rPr>
        <w:t>中等号右边第一项可忽略。</w:t>
      </w:r>
    </w:p>
    <w:bookmarkEnd w:id="9"/>
    <w:p w14:paraId="5648545F">
      <w:pPr>
        <w:pStyle w:val="98"/>
        <w:rPr>
          <w:i/>
          <w:iCs/>
        </w:rPr>
      </w:pPr>
      <w:bookmarkStart w:id="10" w:name="过滤基本方程式"/>
      <w:r>
        <w:rPr>
          <w:rFonts w:hint="eastAsia"/>
        </w:rPr>
        <w:t>2.2.2 过滤基本方程式</w:t>
      </w:r>
    </w:p>
    <w:p w14:paraId="2FD9AD29">
      <w:pPr>
        <w:pStyle w:val="102"/>
        <w:ind w:firstLine="420"/>
      </w:pPr>
      <w:r>
        <w:rPr>
          <w:rFonts w:hint="eastAsia"/>
        </w:rPr>
        <w:t>在上述</w:t>
      </w:r>
      <w:r>
        <w:rPr>
          <w:rFonts w:cs="Times New Roman"/>
        </w:rPr>
        <w:t>Kozeny</w:t>
      </w:r>
      <w:r>
        <w:rPr>
          <w:rFonts w:hint="eastAsia"/>
        </w:rPr>
        <w:t>方程和</w:t>
      </w:r>
      <w:r>
        <w:rPr>
          <w:rFonts w:cs="Times New Roman"/>
        </w:rPr>
        <w:t>Ergun</w:t>
      </w:r>
      <w:r>
        <w:rPr>
          <w:rFonts w:hint="eastAsia"/>
        </w:rPr>
        <w:t>方程的引理下，展开对过滤基本方程式的推导</w:t>
      </w:r>
      <w:ins w:id="365" w:author="杨欣" w:date="2025-04-25T21:42:04Z">
        <w:r>
          <w:rPr>
            <w:rFonts w:hint="eastAsia"/>
            <w:lang w:eastAsia="zh-CN"/>
          </w:rPr>
          <w:t>，</w:t>
        </w:r>
      </w:ins>
      <w:ins w:id="366" w:author="杨欣" w:date="2025-04-25T21:42:07Z">
        <w:r>
          <w:rPr>
            <w:rFonts w:hint="eastAsia"/>
            <w:lang w:val="en-US" w:eastAsia="zh-CN"/>
          </w:rPr>
          <w:t>具体</w:t>
        </w:r>
      </w:ins>
      <w:ins w:id="367" w:author="杨欣" w:date="2025-04-25T21:42:08Z">
        <w:r>
          <w:rPr>
            <w:rFonts w:hint="eastAsia"/>
            <w:lang w:val="en-US" w:eastAsia="zh-CN"/>
          </w:rPr>
          <w:t>公式如下</w:t>
        </w:r>
      </w:ins>
      <w:ins w:id="368" w:author="杨欣" w:date="2025-04-25T21:42:09Z">
        <w:r>
          <w:rPr>
            <w:rFonts w:hint="eastAsia"/>
            <w:lang w:val="en-US" w:eastAsia="zh-CN"/>
          </w:rPr>
          <w:t>：</w:t>
        </w:r>
      </w:ins>
      <w:del w:id="369" w:author="杨欣" w:date="2025-04-25T21:42:10Z">
        <w:r>
          <w:rPr>
            <w:rFonts w:hint="eastAsia"/>
          </w:rPr>
          <w:delText>。</w:delText>
        </w:r>
      </w:del>
    </w:p>
    <w:p w14:paraId="4CD4BFE8">
      <w:pPr>
        <w:pStyle w:val="102"/>
        <w:rPr>
          <w:b/>
          <w:bCs/>
        </w:rPr>
      </w:pPr>
      <w:ins w:id="370" w:author="杨欣" w:date="2025-04-25T21:42:13Z">
        <w:r>
          <w:rPr>
            <w:rFonts w:hint="eastAsia"/>
            <w:b/>
            <w:bCs/>
            <w:lang w:eastAsia="zh-CN"/>
          </w:rPr>
          <w:t>（</w:t>
        </w:r>
      </w:ins>
      <w:ins w:id="371" w:author="杨欣" w:date="2025-04-25T21:42:14Z">
        <w:r>
          <w:rPr>
            <w:rFonts w:hint="eastAsia"/>
            <w:b/>
            <w:bCs/>
            <w:lang w:val="en-US" w:eastAsia="zh-CN"/>
          </w:rPr>
          <w:t>1</w:t>
        </w:r>
      </w:ins>
      <w:ins w:id="372" w:author="杨欣" w:date="2025-04-25T21:42:13Z">
        <w:r>
          <w:rPr>
            <w:rFonts w:hint="eastAsia"/>
            <w:b/>
            <w:bCs/>
            <w:lang w:eastAsia="zh-CN"/>
          </w:rPr>
          <w:t>）</w:t>
        </w:r>
      </w:ins>
      <w:r>
        <w:rPr>
          <w:rFonts w:hint="eastAsia"/>
          <w:b/>
          <w:bCs/>
        </w:rPr>
        <w:t>滤液通过滤饼层流动的数学描述</w:t>
      </w:r>
    </w:p>
    <w:p w14:paraId="18D30219">
      <w:pPr>
        <w:pStyle w:val="102"/>
        <w:ind w:firstLine="420"/>
      </w:pPr>
      <w:r>
        <w:rPr>
          <w:rFonts w:hint="eastAsia"/>
        </w:rPr>
        <w:t>对于滤液通过平行细管的层流流动，由式（11）得</w:t>
      </w:r>
    </w:p>
    <w:p w14:paraId="72043240">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u</m:t>
              </m:r>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sSup>
                    <m:sSupPr>
                      <m:ctrlPr>
                        <w:rPr>
                          <w:rFonts w:ascii="Cambria Math" w:hAnsi="Cambria Math" w:eastAsia="宋体"/>
                          <w:sz w:val="21"/>
                          <w:szCs w:val="21"/>
                        </w:rPr>
                      </m:ctrlPr>
                    </m:sSupPr>
                    <m:e>
                      <m:r>
                        <m:rPr/>
                        <w:rPr>
                          <w:rFonts w:ascii="Cambria Math" w:hAnsi="Cambria Math" w:eastAsia="宋体"/>
                          <w:sz w:val="21"/>
                          <w:szCs w:val="21"/>
                          <w:lang w:eastAsia="zh-CN"/>
                        </w:rPr>
                        <m:t>ε</m:t>
                      </m:r>
                      <m:ctrlPr>
                        <w:rPr>
                          <w:rFonts w:ascii="Cambria Math" w:hAnsi="Cambria Math" w:eastAsia="宋体"/>
                          <w:sz w:val="21"/>
                          <w:szCs w:val="21"/>
                        </w:rPr>
                      </m:ctrlPr>
                    </m:e>
                    <m:sup>
                      <m:r>
                        <m:rPr/>
                        <w:rPr>
                          <w:rFonts w:ascii="Cambria Math" w:hAnsi="Cambria Math" w:eastAsia="宋体"/>
                          <w:sz w:val="21"/>
                          <w:szCs w:val="21"/>
                          <w:lang w:eastAsia="zh-CN"/>
                        </w:rPr>
                        <m:t>3</m:t>
                      </m:r>
                      <m:ctrlPr>
                        <w:rPr>
                          <w:rFonts w:ascii="Cambria Math" w:hAnsi="Cambria Math" w:eastAsia="宋体"/>
                          <w:sz w:val="21"/>
                          <w:szCs w:val="21"/>
                        </w:rPr>
                      </m:ctrlPr>
                    </m:sup>
                  </m:sSup>
                  <m:ctrlPr>
                    <w:rPr>
                      <w:rFonts w:ascii="Cambria Math" w:hAnsi="Cambria Math" w:eastAsia="宋体"/>
                      <w:sz w:val="21"/>
                      <w:szCs w:val="21"/>
                    </w:rPr>
                  </m:ctrlPr>
                </m:num>
                <m:den>
                  <m:r>
                    <m:rPr/>
                    <w:rPr>
                      <w:rFonts w:ascii="Cambria Math" w:hAnsi="Cambria Math" w:eastAsia="宋体"/>
                      <w:sz w:val="21"/>
                      <w:szCs w:val="21"/>
                      <w:lang w:eastAsia="zh-CN"/>
                    </w:rPr>
                    <m:t>5</m:t>
                  </m:r>
                  <m:sSup>
                    <m:sSupPr>
                      <m:ctrlPr>
                        <w:rPr>
                          <w:rFonts w:ascii="Cambria Math" w:hAnsi="Cambria Math" w:eastAsia="宋体"/>
                          <w:sz w:val="21"/>
                          <w:szCs w:val="21"/>
                        </w:rPr>
                      </m:ctrlPr>
                    </m:sSupPr>
                    <m:e>
                      <m:r>
                        <m:rPr/>
                        <w:rPr>
                          <w:rFonts w:ascii="Cambria Math" w:hAnsi="Cambria Math" w:eastAsia="宋体"/>
                          <w:sz w:val="21"/>
                          <w:szCs w:val="21"/>
                          <w:lang w:eastAsia="zh-CN"/>
                        </w:rPr>
                        <m:t>a</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ε</m:t>
                          </m:r>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ctrlPr>
                    <w:rPr>
                      <w:rFonts w:ascii="Cambria Math" w:hAnsi="Cambria Math" w:eastAsia="宋体"/>
                      <w:sz w:val="21"/>
                      <w:szCs w:val="21"/>
                    </w:rPr>
                  </m:ctrlPr>
                </m:den>
              </m:f>
              <m:d>
                <m:dPr>
                  <m:ctrlPr>
                    <w:rPr>
                      <w:rFonts w:ascii="Cambria Math" w:hAnsi="Cambria Math" w:eastAsia="宋体"/>
                      <w:sz w:val="21"/>
                      <w:szCs w:val="21"/>
                    </w:rPr>
                  </m:ctrlPr>
                </m:dPr>
                <m:e>
                  <m:f>
                    <m:fPr>
                      <m:ctrlPr>
                        <w:rPr>
                          <w:rFonts w:ascii="Cambria Math" w:hAnsi="Cambria Math" w:eastAsia="宋体"/>
                          <w:sz w:val="21"/>
                          <w:szCs w:val="21"/>
                        </w:rPr>
                      </m:ctrlPr>
                    </m:fPr>
                    <m:num>
                      <m:r>
                        <m:rPr/>
                        <w:rPr>
                          <w:rFonts w:ascii="Cambria Math" w:hAnsi="Cambria Math" w:eastAsia="宋体"/>
                          <w:sz w:val="21"/>
                          <w:szCs w:val="21"/>
                          <w:lang w:eastAsia="zh-CN"/>
                        </w:rPr>
                        <m:t>Δ</m:t>
                      </m:r>
                      <m:sSub>
                        <m:sSubPr>
                          <m:ctrlPr>
                            <w:rPr>
                              <w:rFonts w:ascii="Cambria Math" w:hAnsi="Cambria Math" w:eastAsia="宋体"/>
                              <w:sz w:val="21"/>
                              <w:szCs w:val="21"/>
                            </w:rPr>
                          </m:ctrlPr>
                        </m:sSubPr>
                        <m:e>
                          <m:r>
                            <m:rPr/>
                            <w:rPr>
                              <w:rFonts w:ascii="Cambria Math" w:hAnsi="Cambria Math" w:eastAsia="宋体"/>
                              <w:sz w:val="21"/>
                              <w:szCs w:val="21"/>
                              <w:lang w:eastAsia="zh-CN"/>
                            </w:rPr>
                            <m:t>p</m:t>
                          </m:r>
                          <m:ctrlPr>
                            <w:rPr>
                              <w:rFonts w:ascii="Cambria Math" w:hAnsi="Cambria Math" w:eastAsia="宋体"/>
                              <w:sz w:val="21"/>
                              <w:szCs w:val="21"/>
                            </w:rPr>
                          </m:ctrlPr>
                        </m:e>
                        <m:sub>
                          <m:r>
                            <m:rPr/>
                            <w:rPr>
                              <w:rFonts w:ascii="Cambria Math" w:hAnsi="Cambria Math" w:eastAsia="宋体"/>
                              <w:sz w:val="21"/>
                              <w:szCs w:val="21"/>
                              <w:lang w:eastAsia="zh-CN"/>
                            </w:rPr>
                            <m:t>c</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lang w:eastAsia="zh-CN"/>
                        </w:rPr>
                        <m:t>μL</m:t>
                      </m:r>
                      <m:ctrlPr>
                        <w:rPr>
                          <w:rFonts w:ascii="Cambria Math" w:hAnsi="Cambria Math" w:eastAsia="宋体"/>
                          <w:sz w:val="21"/>
                          <w:szCs w:val="21"/>
                        </w:rPr>
                      </m:ctrlPr>
                    </m:den>
                  </m:f>
                  <m:ctrlPr>
                    <w:rPr>
                      <w:rFonts w:ascii="Cambria Math" w:hAnsi="Cambria Math" w:eastAsia="宋体"/>
                      <w:sz w:val="21"/>
                      <w:szCs w:val="21"/>
                    </w:rPr>
                  </m:ctrlPr>
                </m:e>
              </m:d>
              <m:r>
                <m:rPr/>
                <w:rPr>
                  <w:rFonts w:ascii="Cambria Math" w:hAnsi="Cambria Math" w:eastAsia="宋体"/>
                  <w:sz w:val="21"/>
                  <w:szCs w:val="21"/>
                  <w:lang w:eastAsia="zh-CN"/>
                </w:rPr>
                <m:t>  #</m:t>
              </m:r>
              <m:r>
                <m:rPr>
                  <m:nor/>
                  <m:sty m:val="p"/>
                </m:rPr>
                <w:rPr>
                  <w:rFonts w:ascii="宋体" w:hAnsi="宋体" w:eastAsia="宋体"/>
                  <w:sz w:val="21"/>
                  <w:szCs w:val="21"/>
                  <w:lang w:eastAsia="zh-CN"/>
                </w:rPr>
                <m:t>(15)</m:t>
              </m:r>
              <m:ctrlPr>
                <w:rPr>
                  <w:rFonts w:ascii="Cambria Math" w:hAnsi="Cambria Math" w:eastAsia="宋体"/>
                  <w:sz w:val="21"/>
                  <w:szCs w:val="21"/>
                  <w:lang w:eastAsia="zh-CN"/>
                </w:rPr>
              </m:ctrlPr>
            </m:e>
          </m:eqArr>
        </m:oMath>
      </m:oMathPara>
    </w:p>
    <w:p w14:paraId="2608B1CB">
      <w:pPr>
        <w:pStyle w:val="102"/>
        <w:rPr>
          <w:b/>
          <w:bCs/>
        </w:rPr>
      </w:pPr>
      <w:ins w:id="373" w:author="杨欣" w:date="2025-04-25T21:42:16Z">
        <w:r>
          <w:rPr>
            <w:rFonts w:hint="eastAsia"/>
            <w:b/>
            <w:bCs/>
            <w:lang w:eastAsia="zh-CN"/>
          </w:rPr>
          <w:t>（</w:t>
        </w:r>
      </w:ins>
      <w:ins w:id="374" w:author="杨欣" w:date="2025-04-25T21:42:17Z">
        <w:r>
          <w:rPr>
            <w:rFonts w:hint="eastAsia"/>
            <w:b/>
            <w:bCs/>
            <w:lang w:val="en-US" w:eastAsia="zh-CN"/>
          </w:rPr>
          <w:t>2</w:t>
        </w:r>
      </w:ins>
      <w:ins w:id="375" w:author="杨欣" w:date="2025-04-25T21:42:16Z">
        <w:r>
          <w:rPr>
            <w:rFonts w:hint="eastAsia"/>
            <w:b/>
            <w:bCs/>
            <w:lang w:eastAsia="zh-CN"/>
          </w:rPr>
          <w:t>）</w:t>
        </w:r>
      </w:ins>
      <w:r>
        <w:rPr>
          <w:rFonts w:hint="eastAsia"/>
          <w:b/>
          <w:bCs/>
        </w:rPr>
        <w:t>过滤速率和过滤速度</w:t>
      </w:r>
    </w:p>
    <w:p w14:paraId="36998BFE">
      <w:pPr>
        <w:pStyle w:val="102"/>
        <w:ind w:firstLine="420"/>
      </w:pPr>
      <w:r>
        <w:rPr>
          <w:rFonts w:hint="eastAsia"/>
        </w:rPr>
        <w:t>任一瞬间的过滤速度应如下：</w:t>
      </w:r>
    </w:p>
    <w:p w14:paraId="3B9C618C">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r>
                <m:rPr/>
                <w:rPr>
                  <w:rFonts w:ascii="Cambria Math" w:hAnsi="Cambria Math" w:eastAsia="宋体"/>
                  <w:sz w:val="21"/>
                  <w:szCs w:val="21"/>
                </w:rPr>
                <m:t>u</m:t>
              </m:r>
              <m:r>
                <m:rPr>
                  <m:sty m:val="p"/>
                </m:rPr>
                <w:rPr>
                  <w:rFonts w:ascii="Cambria Math" w:hAnsi="Cambria Math" w:eastAsia="宋体"/>
                  <w:sz w:val="21"/>
                  <w:szCs w:val="21"/>
                </w:rPr>
                <m:t>=</m:t>
              </m:r>
              <m:f>
                <m:fPr>
                  <m:ctrlPr>
                    <w:rPr>
                      <w:rFonts w:ascii="Cambria Math" w:hAnsi="Cambria Math" w:eastAsia="宋体"/>
                      <w:sz w:val="21"/>
                      <w:szCs w:val="21"/>
                    </w:rPr>
                  </m:ctrlPr>
                </m:fPr>
                <m:num>
                  <m:r>
                    <m:rPr/>
                    <w:rPr>
                      <w:rFonts w:ascii="Cambria Math" w:hAnsi="Cambria Math" w:eastAsia="宋体"/>
                      <w:sz w:val="21"/>
                      <w:szCs w:val="21"/>
                    </w:rPr>
                    <m:t>dV</m:t>
                  </m:r>
                  <m:ctrlPr>
                    <w:rPr>
                      <w:rFonts w:ascii="Cambria Math" w:hAnsi="Cambria Math" w:eastAsia="宋体"/>
                      <w:sz w:val="21"/>
                      <w:szCs w:val="21"/>
                    </w:rPr>
                  </m:ctrlPr>
                </m:num>
                <m:den>
                  <m:r>
                    <m:rPr/>
                    <w:rPr>
                      <w:rFonts w:ascii="Cambria Math" w:hAnsi="Cambria Math" w:eastAsia="宋体"/>
                      <w:sz w:val="21"/>
                      <w:szCs w:val="21"/>
                    </w:rPr>
                    <m:t>A dθ</m:t>
                  </m:r>
                  <m:ctrlPr>
                    <w:rPr>
                      <w:rFonts w:ascii="Cambria Math" w:hAnsi="Cambria Math" w:eastAsia="宋体"/>
                      <w:sz w:val="21"/>
                      <w:szCs w:val="21"/>
                    </w:rPr>
                  </m:ctrlPr>
                </m:den>
              </m:f>
              <m:r>
                <m:rPr>
                  <m:sty m:val="p"/>
                </m:rPr>
                <w:rPr>
                  <w:rFonts w:ascii="Cambria Math" w:hAnsi="Cambria Math" w:eastAsia="宋体"/>
                  <w:sz w:val="21"/>
                  <w:szCs w:val="21"/>
                </w:rPr>
                <m:t>=</m:t>
              </m:r>
              <m:f>
                <m:fPr>
                  <m:ctrlPr>
                    <w:rPr>
                      <w:rFonts w:ascii="Cambria Math" w:hAnsi="Cambria Math" w:eastAsia="宋体"/>
                      <w:sz w:val="21"/>
                      <w:szCs w:val="21"/>
                    </w:rPr>
                  </m:ctrlPr>
                </m:fPr>
                <m:num>
                  <m:sSup>
                    <m:sSupPr>
                      <m:ctrlPr>
                        <w:rPr>
                          <w:rFonts w:ascii="Cambria Math" w:hAnsi="Cambria Math" w:eastAsia="宋体"/>
                          <w:sz w:val="21"/>
                          <w:szCs w:val="21"/>
                        </w:rPr>
                      </m:ctrlPr>
                    </m:sSupPr>
                    <m:e>
                      <m:r>
                        <m:rPr/>
                        <w:rPr>
                          <w:rFonts w:ascii="Cambria Math" w:hAnsi="Cambria Math" w:eastAsia="宋体"/>
                          <w:sz w:val="21"/>
                          <w:szCs w:val="21"/>
                        </w:rPr>
                        <m:t>ε</m:t>
                      </m:r>
                      <m:ctrlPr>
                        <w:rPr>
                          <w:rFonts w:ascii="Cambria Math" w:hAnsi="Cambria Math" w:eastAsia="宋体"/>
                          <w:sz w:val="21"/>
                          <w:szCs w:val="21"/>
                        </w:rPr>
                      </m:ctrlPr>
                    </m:e>
                    <m:sup>
                      <m:r>
                        <m:rPr/>
                        <w:rPr>
                          <w:rFonts w:ascii="Cambria Math" w:hAnsi="Cambria Math" w:eastAsia="宋体"/>
                          <w:sz w:val="21"/>
                          <w:szCs w:val="21"/>
                        </w:rPr>
                        <m:t>3</m:t>
                      </m:r>
                      <m:ctrlPr>
                        <w:rPr>
                          <w:rFonts w:ascii="Cambria Math" w:hAnsi="Cambria Math" w:eastAsia="宋体"/>
                          <w:sz w:val="21"/>
                          <w:szCs w:val="21"/>
                        </w:rPr>
                      </m:ctrlPr>
                    </m:sup>
                  </m:sSup>
                  <m:ctrlPr>
                    <w:rPr>
                      <w:rFonts w:ascii="Cambria Math" w:hAnsi="Cambria Math" w:eastAsia="宋体"/>
                      <w:sz w:val="21"/>
                      <w:szCs w:val="21"/>
                    </w:rPr>
                  </m:ctrlPr>
                </m:num>
                <m:den>
                  <m:r>
                    <m:rPr/>
                    <w:rPr>
                      <w:rFonts w:ascii="Cambria Math" w:hAnsi="Cambria Math" w:eastAsia="宋体"/>
                      <w:sz w:val="21"/>
                      <w:szCs w:val="21"/>
                    </w:rPr>
                    <m:t>5</m:t>
                  </m:r>
                  <m:sSup>
                    <m:sSupPr>
                      <m:ctrlPr>
                        <w:rPr>
                          <w:rFonts w:ascii="Cambria Math" w:hAnsi="Cambria Math" w:eastAsia="宋体"/>
                          <w:sz w:val="21"/>
                          <w:szCs w:val="21"/>
                        </w:rPr>
                      </m:ctrlPr>
                    </m:sSupPr>
                    <m:e>
                      <m:r>
                        <m:rPr/>
                        <w:rPr>
                          <w:rFonts w:ascii="Cambria Math" w:hAnsi="Cambria Math" w:eastAsia="宋体"/>
                          <w:sz w:val="21"/>
                          <w:szCs w:val="21"/>
                        </w:rPr>
                        <m:t>a</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rPr>
                            <m:t>1</m:t>
                          </m:r>
                          <m:r>
                            <m:rPr>
                              <m:sty m:val="p"/>
                            </m:rPr>
                            <w:rPr>
                              <w:rFonts w:ascii="Cambria Math" w:hAnsi="Cambria Math" w:eastAsia="宋体"/>
                              <w:sz w:val="21"/>
                              <w:szCs w:val="21"/>
                            </w:rPr>
                            <m:t>−</m:t>
                          </m:r>
                          <m:r>
                            <m:rPr/>
                            <w:rPr>
                              <w:rFonts w:ascii="Cambria Math" w:hAnsi="Cambria Math" w:eastAsia="宋体"/>
                              <w:sz w:val="21"/>
                              <w:szCs w:val="21"/>
                            </w:rPr>
                            <m:t>ε</m:t>
                          </m:r>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ctrlPr>
                    <w:rPr>
                      <w:rFonts w:ascii="Cambria Math" w:hAnsi="Cambria Math" w:eastAsia="宋体"/>
                      <w:sz w:val="21"/>
                      <w:szCs w:val="21"/>
                    </w:rPr>
                  </m:ctrlPr>
                </m:den>
              </m:f>
              <m:d>
                <m:dPr>
                  <m:ctrlPr>
                    <w:rPr>
                      <w:rFonts w:ascii="Cambria Math" w:hAnsi="Cambria Math" w:eastAsia="宋体"/>
                      <w:sz w:val="21"/>
                      <w:szCs w:val="21"/>
                    </w:rPr>
                  </m:ctrlPr>
                </m:dPr>
                <m:e>
                  <m:f>
                    <m:fPr>
                      <m:ctrlPr>
                        <w:rPr>
                          <w:rFonts w:ascii="Cambria Math" w:hAnsi="Cambria Math" w:eastAsia="宋体"/>
                          <w:sz w:val="21"/>
                          <w:szCs w:val="21"/>
                        </w:rPr>
                      </m:ctrlPr>
                    </m:fPr>
                    <m:num>
                      <m:r>
                        <m:rPr/>
                        <w:rPr>
                          <w:rFonts w:ascii="Cambria Math" w:hAnsi="Cambria Math" w:eastAsia="宋体"/>
                          <w:sz w:val="21"/>
                          <w:szCs w:val="21"/>
                        </w:rPr>
                        <m:t>Δ</m:t>
                      </m:r>
                      <m:sSub>
                        <m:sSubPr>
                          <m:ctrlPr>
                            <w:rPr>
                              <w:rFonts w:ascii="Cambria Math" w:hAnsi="Cambria Math" w:eastAsia="宋体"/>
                              <w:sz w:val="21"/>
                              <w:szCs w:val="21"/>
                            </w:rPr>
                          </m:ctrlPr>
                        </m:sSubPr>
                        <m:e>
                          <m:r>
                            <m:rPr/>
                            <w:rPr>
                              <w:rFonts w:ascii="Cambria Math" w:hAnsi="Cambria Math" w:eastAsia="宋体"/>
                              <w:sz w:val="21"/>
                              <w:szCs w:val="21"/>
                            </w:rPr>
                            <m:t>p</m:t>
                          </m:r>
                          <m:ctrlPr>
                            <w:rPr>
                              <w:rFonts w:ascii="Cambria Math" w:hAnsi="Cambria Math" w:eastAsia="宋体"/>
                              <w:sz w:val="21"/>
                              <w:szCs w:val="21"/>
                            </w:rPr>
                          </m:ctrlPr>
                        </m:e>
                        <m:sub>
                          <m:r>
                            <m:rPr/>
                            <w:rPr>
                              <w:rFonts w:ascii="Cambria Math" w:hAnsi="Cambria Math" w:eastAsia="宋体"/>
                              <w:sz w:val="21"/>
                              <w:szCs w:val="21"/>
                            </w:rPr>
                            <m:t>c</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rPr>
                        <m:t>μL</m:t>
                      </m:r>
                      <m:ctrlPr>
                        <w:rPr>
                          <w:rFonts w:ascii="Cambria Math" w:hAnsi="Cambria Math" w:eastAsia="宋体"/>
                          <w:sz w:val="21"/>
                          <w:szCs w:val="21"/>
                        </w:rPr>
                      </m:ctrlPr>
                    </m:den>
                  </m:f>
                  <m:ctrlPr>
                    <w:rPr>
                      <w:rFonts w:ascii="Cambria Math" w:hAnsi="Cambria Math" w:eastAsia="宋体"/>
                      <w:sz w:val="21"/>
                      <w:szCs w:val="21"/>
                    </w:rPr>
                  </m:ctrlPr>
                </m:e>
              </m:d>
              <m:r>
                <m:rPr/>
                <w:rPr>
                  <w:rFonts w:ascii="Cambria Math" w:hAnsi="Cambria Math" w:eastAsia="宋体"/>
                  <w:sz w:val="21"/>
                  <w:szCs w:val="21"/>
                </w:rPr>
                <m:t>  #</m:t>
              </m:r>
              <m:r>
                <m:rPr>
                  <m:nor/>
                  <m:sty m:val="p"/>
                </m:rPr>
                <w:rPr>
                  <w:rFonts w:ascii="宋体" w:hAnsi="宋体" w:eastAsia="宋体"/>
                  <w:sz w:val="21"/>
                  <w:szCs w:val="21"/>
                </w:rPr>
                <m:t>(16)</m:t>
              </m:r>
              <m:ctrlPr>
                <w:rPr>
                  <w:rFonts w:ascii="Cambria Math" w:hAnsi="Cambria Math" w:eastAsia="宋体"/>
                  <w:sz w:val="21"/>
                  <w:szCs w:val="21"/>
                </w:rPr>
              </m:ctrlPr>
            </m:e>
          </m:eqArr>
        </m:oMath>
      </m:oMathPara>
    </w:p>
    <w:p w14:paraId="7956FC44">
      <w:pPr>
        <w:pStyle w:val="102"/>
        <w:ind w:firstLine="420"/>
      </w:pPr>
      <w:r>
        <w:rPr>
          <w:rFonts w:hint="eastAsia"/>
        </w:rPr>
        <w:t>而过滤速率为</w:t>
      </w:r>
    </w:p>
    <w:p w14:paraId="1918B6B0">
      <w:pPr>
        <w:pStyle w:val="3"/>
        <w:spacing w:line="300" w:lineRule="exact"/>
        <w:ind w:firstLine="420" w:firstLineChars="200"/>
        <w:rPr>
          <w:rFonts w:ascii="Times New Roman" w:hAnsi="Times New Roman" w:eastAsia="宋体" w:cstheme="majorBidi"/>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f>
                <m:fPr>
                  <m:ctrlPr>
                    <w:rPr>
                      <w:rFonts w:ascii="Cambria Math" w:hAnsi="Cambria Math" w:eastAsia="宋体"/>
                      <w:sz w:val="21"/>
                      <w:szCs w:val="21"/>
                    </w:rPr>
                  </m:ctrlPr>
                </m:fPr>
                <m:num>
                  <m:r>
                    <m:rPr/>
                    <w:rPr>
                      <w:rFonts w:ascii="Cambria Math" w:hAnsi="Cambria Math" w:eastAsia="宋体"/>
                      <w:sz w:val="21"/>
                      <w:szCs w:val="21"/>
                      <w:lang w:eastAsia="zh-CN"/>
                    </w:rPr>
                    <m:t>dV</m:t>
                  </m:r>
                  <m:ctrlPr>
                    <w:rPr>
                      <w:rFonts w:ascii="Cambria Math" w:hAnsi="Cambria Math" w:eastAsia="宋体"/>
                      <w:sz w:val="21"/>
                      <w:szCs w:val="21"/>
                    </w:rPr>
                  </m:ctrlPr>
                </m:num>
                <m:den>
                  <m:r>
                    <m:rPr/>
                    <w:rPr>
                      <w:rFonts w:ascii="Cambria Math" w:hAnsi="Cambria Math" w:eastAsia="宋体"/>
                      <w:sz w:val="21"/>
                      <w:szCs w:val="21"/>
                      <w:lang w:eastAsia="zh-CN"/>
                    </w:rPr>
                    <m:t>dθ</m:t>
                  </m:r>
                  <m:ctrlPr>
                    <w:rPr>
                      <w:rFonts w:ascii="Cambria Math" w:hAnsi="Cambria Math" w:eastAsia="宋体"/>
                      <w:sz w:val="21"/>
                      <w:szCs w:val="21"/>
                    </w:rPr>
                  </m:ctrlPr>
                </m:den>
              </m:f>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sSup>
                    <m:sSupPr>
                      <m:ctrlPr>
                        <w:rPr>
                          <w:rFonts w:ascii="Cambria Math" w:hAnsi="Cambria Math" w:eastAsia="宋体"/>
                          <w:sz w:val="21"/>
                          <w:szCs w:val="21"/>
                        </w:rPr>
                      </m:ctrlPr>
                    </m:sSupPr>
                    <m:e>
                      <m:r>
                        <m:rPr/>
                        <w:rPr>
                          <w:rFonts w:ascii="Cambria Math" w:hAnsi="Cambria Math" w:eastAsia="宋体"/>
                          <w:sz w:val="21"/>
                          <w:szCs w:val="21"/>
                          <w:lang w:eastAsia="zh-CN"/>
                        </w:rPr>
                        <m:t>ε</m:t>
                      </m:r>
                      <m:ctrlPr>
                        <w:rPr>
                          <w:rFonts w:ascii="Cambria Math" w:hAnsi="Cambria Math" w:eastAsia="宋体"/>
                          <w:sz w:val="21"/>
                          <w:szCs w:val="21"/>
                        </w:rPr>
                      </m:ctrlPr>
                    </m:e>
                    <m:sup>
                      <m:r>
                        <m:rPr/>
                        <w:rPr>
                          <w:rFonts w:ascii="Cambria Math" w:hAnsi="Cambria Math" w:eastAsia="宋体"/>
                          <w:sz w:val="21"/>
                          <w:szCs w:val="21"/>
                          <w:lang w:eastAsia="zh-CN"/>
                        </w:rPr>
                        <m:t>3</m:t>
                      </m:r>
                      <m:ctrlPr>
                        <w:rPr>
                          <w:rFonts w:ascii="Cambria Math" w:hAnsi="Cambria Math" w:eastAsia="宋体"/>
                          <w:sz w:val="21"/>
                          <w:szCs w:val="21"/>
                        </w:rPr>
                      </m:ctrlPr>
                    </m:sup>
                  </m:sSup>
                  <m:ctrlPr>
                    <w:rPr>
                      <w:rFonts w:ascii="Cambria Math" w:hAnsi="Cambria Math" w:eastAsia="宋体"/>
                      <w:sz w:val="21"/>
                      <w:szCs w:val="21"/>
                    </w:rPr>
                  </m:ctrlPr>
                </m:num>
                <m:den>
                  <m:r>
                    <m:rPr/>
                    <w:rPr>
                      <w:rFonts w:ascii="Cambria Math" w:hAnsi="Cambria Math" w:eastAsia="宋体"/>
                      <w:sz w:val="21"/>
                      <w:szCs w:val="21"/>
                      <w:lang w:eastAsia="zh-CN"/>
                    </w:rPr>
                    <m:t>5</m:t>
                  </m:r>
                  <m:sSup>
                    <m:sSupPr>
                      <m:ctrlPr>
                        <w:rPr>
                          <w:rFonts w:ascii="Cambria Math" w:hAnsi="Cambria Math" w:eastAsia="宋体"/>
                          <w:sz w:val="21"/>
                          <w:szCs w:val="21"/>
                        </w:rPr>
                      </m:ctrlPr>
                    </m:sSupPr>
                    <m:e>
                      <m:r>
                        <m:rPr/>
                        <w:rPr>
                          <w:rFonts w:ascii="Cambria Math" w:hAnsi="Cambria Math" w:eastAsia="宋体"/>
                          <w:sz w:val="21"/>
                          <w:szCs w:val="21"/>
                          <w:lang w:eastAsia="zh-CN"/>
                        </w:rPr>
                        <m:t>a</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ε</m:t>
                          </m:r>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ctrlPr>
                    <w:rPr>
                      <w:rFonts w:ascii="Cambria Math" w:hAnsi="Cambria Math" w:eastAsia="宋体"/>
                      <w:sz w:val="21"/>
                      <w:szCs w:val="21"/>
                    </w:rPr>
                  </m:ctrlPr>
                </m:den>
              </m:f>
              <m:d>
                <m:dPr>
                  <m:ctrlPr>
                    <w:rPr>
                      <w:rFonts w:ascii="Cambria Math" w:hAnsi="Cambria Math" w:eastAsia="宋体"/>
                      <w:sz w:val="21"/>
                      <w:szCs w:val="21"/>
                    </w:rPr>
                  </m:ctrlPr>
                </m:dPr>
                <m:e>
                  <m:f>
                    <m:fPr>
                      <m:ctrlPr>
                        <w:rPr>
                          <w:rFonts w:ascii="Cambria Math" w:hAnsi="Cambria Math" w:eastAsia="宋体"/>
                          <w:sz w:val="21"/>
                          <w:szCs w:val="21"/>
                        </w:rPr>
                      </m:ctrlPr>
                    </m:fPr>
                    <m:num>
                      <m:r>
                        <m:rPr/>
                        <w:rPr>
                          <w:rFonts w:ascii="Cambria Math" w:hAnsi="Cambria Math" w:eastAsia="宋体"/>
                          <w:sz w:val="21"/>
                          <w:szCs w:val="21"/>
                          <w:lang w:eastAsia="zh-CN"/>
                        </w:rPr>
                        <m:t>AΔ</m:t>
                      </m:r>
                      <m:sSub>
                        <m:sSubPr>
                          <m:ctrlPr>
                            <w:rPr>
                              <w:rFonts w:ascii="Cambria Math" w:hAnsi="Cambria Math" w:eastAsia="宋体"/>
                              <w:sz w:val="21"/>
                              <w:szCs w:val="21"/>
                            </w:rPr>
                          </m:ctrlPr>
                        </m:sSubPr>
                        <m:e>
                          <m:r>
                            <m:rPr/>
                            <w:rPr>
                              <w:rFonts w:ascii="Cambria Math" w:hAnsi="Cambria Math" w:eastAsia="宋体"/>
                              <w:sz w:val="21"/>
                              <w:szCs w:val="21"/>
                              <w:lang w:eastAsia="zh-CN"/>
                            </w:rPr>
                            <m:t>p</m:t>
                          </m:r>
                          <m:ctrlPr>
                            <w:rPr>
                              <w:rFonts w:ascii="Cambria Math" w:hAnsi="Cambria Math" w:eastAsia="宋体"/>
                              <w:sz w:val="21"/>
                              <w:szCs w:val="21"/>
                            </w:rPr>
                          </m:ctrlPr>
                        </m:e>
                        <m:sub>
                          <m:r>
                            <m:rPr/>
                            <w:rPr>
                              <w:rFonts w:ascii="Cambria Math" w:hAnsi="Cambria Math" w:eastAsia="宋体"/>
                              <w:sz w:val="21"/>
                              <w:szCs w:val="21"/>
                              <w:lang w:eastAsia="zh-CN"/>
                            </w:rPr>
                            <m:t>c</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lang w:eastAsia="zh-CN"/>
                        </w:rPr>
                        <m:t>μL</m:t>
                      </m:r>
                      <m:ctrlPr>
                        <w:rPr>
                          <w:rFonts w:ascii="Cambria Math" w:hAnsi="Cambria Math" w:eastAsia="宋体"/>
                          <w:sz w:val="21"/>
                          <w:szCs w:val="21"/>
                        </w:rPr>
                      </m:ctrlPr>
                    </m:den>
                  </m:f>
                  <m:ctrlPr>
                    <w:rPr>
                      <w:rFonts w:ascii="Cambria Math" w:hAnsi="Cambria Math" w:eastAsia="宋体"/>
                      <w:sz w:val="21"/>
                      <w:szCs w:val="21"/>
                    </w:rPr>
                  </m:ctrlPr>
                </m:e>
              </m:d>
              <m:r>
                <m:rPr/>
                <w:rPr>
                  <w:rFonts w:ascii="Cambria Math" w:hAnsi="Cambria Math" w:eastAsia="宋体"/>
                  <w:sz w:val="21"/>
                  <w:szCs w:val="21"/>
                  <w:lang w:eastAsia="zh-CN"/>
                </w:rPr>
                <m:t>  </m:t>
              </m:r>
              <m:r>
                <m:rPr/>
                <w:rPr>
                  <w:rFonts w:ascii="Cambria Math" w:hAnsi="Cambria Math" w:eastAsia="宋体"/>
                  <w:sz w:val="21"/>
                  <w:szCs w:val="21"/>
                </w:rPr>
                <m:t>#</m:t>
              </m:r>
              <m:r>
                <m:rPr>
                  <m:nor/>
                  <m:sty m:val="p"/>
                </m:rPr>
                <w:rPr>
                  <w:rFonts w:ascii="宋体" w:hAnsi="宋体" w:eastAsia="宋体"/>
                  <w:sz w:val="21"/>
                  <w:szCs w:val="21"/>
                  <w:lang w:eastAsia="zh-CN"/>
                </w:rPr>
                <m:t>(17)</m:t>
              </m:r>
              <m:ctrlPr>
                <w:rPr>
                  <w:rFonts w:ascii="Cambria Math" w:hAnsi="Cambria Math" w:eastAsia="宋体"/>
                  <w:sz w:val="21"/>
                  <w:szCs w:val="21"/>
                  <w:lang w:eastAsia="zh-CN"/>
                </w:rPr>
              </m:ctrlPr>
            </m:e>
          </m:eqArr>
        </m:oMath>
      </m:oMathPara>
    </w:p>
    <w:p w14:paraId="76CC5DEB">
      <w:pPr>
        <w:pStyle w:val="3"/>
        <w:spacing w:line="300" w:lineRule="exact"/>
        <w:ind w:firstLine="420" w:firstLineChars="200"/>
        <w:rPr>
          <w:rFonts w:hint="eastAsia" w:ascii="Times New Roman" w:hAnsi="Times New Roman" w:eastAsia="宋体" w:cstheme="majorBidi"/>
          <w:sz w:val="21"/>
          <w:szCs w:val="21"/>
          <w:lang w:eastAsia="zh-CN"/>
        </w:rPr>
      </w:pPr>
    </w:p>
    <w:p w14:paraId="64254CAF">
      <w:pPr>
        <w:pStyle w:val="102"/>
        <w:rPr>
          <w:b/>
          <w:bCs/>
        </w:rPr>
      </w:pPr>
      <w:ins w:id="376" w:author="杨欣" w:date="2025-04-25T21:42:19Z">
        <w:r>
          <w:rPr>
            <w:rFonts w:hint="eastAsia"/>
            <w:b/>
            <w:bCs/>
            <w:lang w:eastAsia="zh-CN"/>
          </w:rPr>
          <w:t>（</w:t>
        </w:r>
      </w:ins>
      <w:ins w:id="377" w:author="杨欣" w:date="2025-04-25T21:42:21Z">
        <w:r>
          <w:rPr>
            <w:rFonts w:hint="eastAsia"/>
            <w:b/>
            <w:bCs/>
            <w:lang w:val="en-US" w:eastAsia="zh-CN"/>
          </w:rPr>
          <w:t>3</w:t>
        </w:r>
      </w:ins>
      <w:ins w:id="378" w:author="杨欣" w:date="2025-04-25T21:42:20Z">
        <w:r>
          <w:rPr>
            <w:rFonts w:hint="eastAsia"/>
            <w:b/>
            <w:bCs/>
            <w:lang w:eastAsia="zh-CN"/>
          </w:rPr>
          <w:t>）</w:t>
        </w:r>
      </w:ins>
      <w:r>
        <w:rPr>
          <w:rFonts w:hint="eastAsia"/>
          <w:b/>
          <w:bCs/>
        </w:rPr>
        <w:t>滤饼的阻力</w:t>
      </w:r>
    </w:p>
    <w:p w14:paraId="05FBD21C">
      <w:pPr>
        <w:pStyle w:val="102"/>
        <w:ind w:firstLine="420"/>
      </w:pPr>
      <w:r>
        <w:rPr>
          <w:rFonts w:hint="eastAsia"/>
        </w:rPr>
        <w:t>对于不可压缩滤饼，滤饼层中的空隙率</w:t>
      </w:r>
      <w:r>
        <w:t xml:space="preserve"> </w:t>
      </w:r>
      <m:oMath>
        <m:r>
          <m:rPr/>
          <w:rPr>
            <w:rFonts w:ascii="Cambria Math" w:hAnsi="Cambria Math"/>
          </w:rPr>
          <m:t>ε</m:t>
        </m:r>
      </m:oMath>
      <w:r>
        <w:t xml:space="preserve"> </w:t>
      </w:r>
      <w:r>
        <w:rPr>
          <w:rFonts w:hint="eastAsia"/>
        </w:rPr>
        <w:t>可视为常数，颗粒的形状、尺寸也不改变，因此比表面</w:t>
      </w:r>
      <w:r>
        <w:t xml:space="preserve"> </w:t>
      </w:r>
      <m:oMath>
        <m:r>
          <m:rPr/>
          <w:rPr>
            <w:rFonts w:ascii="Cambria Math" w:hAnsi="Cambria Math"/>
          </w:rPr>
          <m:t>a</m:t>
        </m:r>
      </m:oMath>
      <w:r>
        <w:t xml:space="preserve"> </w:t>
      </w:r>
      <w:r>
        <w:rPr>
          <w:rFonts w:hint="eastAsia"/>
        </w:rPr>
        <w:t>也为常数。式（16）中的</w:t>
      </w:r>
      <w:r>
        <w:t xml:space="preserve"> </w:t>
      </w:r>
      <m:oMath>
        <m:sSup>
          <m:sSupPr>
            <m:ctrlPr>
              <w:rPr>
                <w:rFonts w:ascii="Cambria Math" w:hAnsi="Cambria Math"/>
              </w:rPr>
            </m:ctrlPr>
          </m:sSupPr>
          <m:e>
            <m:r>
              <m:rPr/>
              <w:rPr>
                <w:rFonts w:ascii="Cambria Math" w:hAnsi="Cambria Math"/>
              </w:rPr>
              <m:t>ε</m:t>
            </m:r>
            <m:ctrlPr>
              <w:rPr>
                <w:rFonts w:ascii="Cambria Math" w:hAnsi="Cambria Math"/>
                <w:i/>
              </w:rPr>
            </m:ctrlPr>
          </m:e>
          <m:sup>
            <m:r>
              <m:rPr/>
              <w:rPr>
                <w:rFonts w:ascii="Cambria Math" w:hAnsi="Cambria Math"/>
              </w:rPr>
              <m:t>3</m:t>
            </m:r>
            <m:ctrlPr>
              <w:rPr>
                <w:rFonts w:ascii="Cambria Math" w:hAnsi="Cambria Math"/>
              </w:rPr>
            </m:ctrlPr>
          </m:sup>
        </m:sSup>
        <m:r>
          <m:rPr>
            <m:sty m:val="p"/>
          </m:rPr>
          <w:rPr>
            <w:rFonts w:ascii="Cambria Math" w:hAnsi="Cambria Math"/>
          </w:rPr>
          <m:t>/[</m:t>
        </m:r>
        <m:r>
          <m:rPr/>
          <w:rPr>
            <w:rFonts w:ascii="Cambria Math" w:hAnsi="Cambria Math"/>
          </w:rPr>
          <m:t>5</m:t>
        </m:r>
        <m:sSup>
          <m:sSupPr>
            <m:ctrlPr>
              <w:rPr>
                <w:rFonts w:ascii="Cambria Math" w:hAnsi="Cambria Math"/>
              </w:rPr>
            </m:ctrlPr>
          </m:sSupPr>
          <m:e>
            <m:r>
              <m:rPr/>
              <w:rPr>
                <w:rFonts w:ascii="Cambria Math" w:hAnsi="Cambria Math"/>
              </w:rPr>
              <m:t>a</m:t>
            </m:r>
            <m:ctrlPr>
              <w:rPr>
                <w:rFonts w:ascii="Cambria Math" w:hAnsi="Cambria Math"/>
                <w:i/>
              </w:rPr>
            </m:ctrlPr>
          </m:e>
          <m:sup>
            <m:r>
              <m:rPr/>
              <w:rPr>
                <w:rFonts w:ascii="Cambria Math" w:hAnsi="Cambria Math"/>
              </w:rPr>
              <m:t>2</m:t>
            </m:r>
            <m:ctrlPr>
              <w:rPr>
                <w:rFonts w:ascii="Cambria Math" w:hAnsi="Cambria Math"/>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w:rPr>
                    <w:rFonts w:ascii="Cambria Math" w:hAnsi="Cambria Math"/>
                  </w:rPr>
                  <m:t>1</m:t>
                </m:r>
                <m:r>
                  <m:rPr>
                    <m:sty m:val="p"/>
                  </m:rPr>
                  <w:rPr>
                    <w:rFonts w:ascii="Cambria Math" w:hAnsi="Cambria Math"/>
                  </w:rPr>
                  <m:t>−</m:t>
                </m:r>
                <m:r>
                  <m:rPr/>
                  <w:rPr>
                    <w:rFonts w:ascii="Cambria Math" w:hAnsi="Cambria Math"/>
                  </w:rPr>
                  <m:t>ε</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 xml:space="preserve"> ]</m:t>
        </m:r>
      </m:oMath>
      <w:r>
        <w:t xml:space="preserve"> </w:t>
      </w:r>
      <w:r>
        <w:rPr>
          <w:rFonts w:hint="eastAsia"/>
        </w:rPr>
        <w:t xml:space="preserve">反映了颗粒的特性，其值随物料而不同。若以 </w:t>
      </w:r>
      <m:oMath>
        <m:r>
          <m:rPr/>
          <w:rPr>
            <w:rFonts w:ascii="Cambria Math" w:hAnsi="Cambria Math"/>
          </w:rPr>
          <m:t>r</m:t>
        </m:r>
      </m:oMath>
      <w:r>
        <w:rPr>
          <w:rFonts w:hint="eastAsia"/>
        </w:rPr>
        <w:t xml:space="preserve"> 代表其倒数，则式（16）可写成</w:t>
      </w:r>
    </w:p>
    <w:p w14:paraId="2F43BCB8">
      <w:pPr>
        <w:pStyle w:val="107"/>
        <w:rPr>
          <w:rFonts w:hint="eastAsia"/>
        </w:rPr>
      </w:pPr>
      <m:oMathPara>
        <m:oMath>
          <m:eqArr>
            <m:eqArrPr>
              <m:maxDist m:val="1"/>
              <m:ctrlPr>
                <w:rPr>
                  <w:rFonts w:ascii="Cambria Math" w:hAnsi="Cambria Math"/>
                </w:rPr>
              </m:ctrlPr>
            </m:eqArrPr>
            <m:e>
              <m:f>
                <m:fPr>
                  <m:ctrlPr>
                    <w:rPr>
                      <w:rFonts w:ascii="Cambria Math" w:hAnsi="Cambria Math"/>
                    </w:rPr>
                  </m:ctrlPr>
                </m:fPr>
                <m:num>
                  <m:r>
                    <m:rPr/>
                    <w:rPr>
                      <w:rFonts w:ascii="Cambria Math" w:hAnsi="Cambria Math"/>
                    </w:rPr>
                    <m:t>dV</m:t>
                  </m:r>
                  <m:ctrlPr>
                    <w:rPr>
                      <w:rFonts w:ascii="Cambria Math" w:hAnsi="Cambria Math"/>
                    </w:rPr>
                  </m:ctrlPr>
                </m:num>
                <m:den>
                  <m:r>
                    <m:rPr/>
                    <w:rPr>
                      <w:rFonts w:ascii="Cambria Math" w:hAnsi="Cambria Math"/>
                    </w:rPr>
                    <m:t>Adθ</m:t>
                  </m:r>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Δ</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ctrlPr>
                    <w:rPr>
                      <w:rFonts w:ascii="Cambria Math" w:hAnsi="Cambria Math"/>
                    </w:rPr>
                  </m:ctrlPr>
                </m:num>
                <m:den>
                  <m:r>
                    <m:rPr/>
                    <w:rPr>
                      <w:rFonts w:ascii="Cambria Math" w:hAnsi="Cambria Math"/>
                    </w:rPr>
                    <m:t>μrL</m:t>
                  </m:r>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Δ</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ctrlPr>
                    <w:rPr>
                      <w:rFonts w:ascii="Cambria Math" w:hAnsi="Cambria Math"/>
                    </w:rPr>
                  </m:ctrlPr>
                </m:num>
                <m:den>
                  <m:r>
                    <m:rPr/>
                    <w:rPr>
                      <w:rFonts w:ascii="Cambria Math" w:hAnsi="Cambria Math"/>
                    </w:rPr>
                    <m:t>μR</m:t>
                  </m:r>
                  <m:ctrlPr>
                    <w:rPr>
                      <w:rFonts w:ascii="Cambria Math" w:hAnsi="Cambria Math"/>
                    </w:rPr>
                  </m:ctrlPr>
                </m:den>
              </m:f>
              <m:r>
                <m:rPr>
                  <m:sty m:val="p"/>
                </m:rPr>
                <w:rPr>
                  <w:rFonts w:ascii="Cambria Math" w:hAnsi="Cambria Math"/>
                </w:rPr>
                <m:t>  </m:t>
              </m:r>
              <m:r>
                <m:rPr/>
                <w:rPr>
                  <w:rFonts w:ascii="Cambria Math" w:hAnsi="Cambria Math"/>
                </w:rPr>
                <m:t>#</m:t>
              </m:r>
              <m:r>
                <m:rPr>
                  <m:nor/>
                  <m:sty m:val="p"/>
                </m:rPr>
                <m:t>(18)</m:t>
              </m:r>
              <m:ctrlPr>
                <w:rPr>
                  <w:rFonts w:ascii="Cambria Math" w:hAnsi="Cambria Math"/>
                </w:rPr>
              </m:ctrlPr>
            </m:e>
          </m:eqArr>
        </m:oMath>
      </m:oMathPara>
    </w:p>
    <w:p w14:paraId="2810A67E">
      <w:pPr>
        <w:pStyle w:val="107"/>
        <w:rPr>
          <w:rFonts w:hint="eastAsia"/>
        </w:rPr>
      </w:pPr>
    </w:p>
    <w:p w14:paraId="3C620C7A">
      <w:pPr>
        <w:pStyle w:val="107"/>
        <w:rPr>
          <w:rFonts w:hint="eastAsia"/>
        </w:rPr>
      </w:pPr>
      <m:oMathPara>
        <m:oMathParaPr>
          <m:jc m:val="center"/>
        </m:oMathParaPr>
        <m:oMath>
          <m:eqArr>
            <m:eqArrPr>
              <m:maxDist m:val="1"/>
              <m:ctrlPr>
                <w:rPr>
                  <w:rFonts w:ascii="Cambria Math" w:hAnsi="Cambria Math"/>
                </w:rPr>
              </m:ctrlPr>
            </m:eqArrPr>
            <m:e>
              <m:r>
                <m:rP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5</m:t>
                  </m:r>
                  <m:sSup>
                    <m:sSupPr>
                      <m:ctrlPr>
                        <w:rPr>
                          <w:rFonts w:ascii="Cambria Math" w:hAnsi="Cambria Math"/>
                        </w:rPr>
                      </m:ctrlPr>
                    </m:sSupPr>
                    <m:e>
                      <m:r>
                        <m:rPr/>
                        <w:rPr>
                          <w:rFonts w:ascii="Cambria Math" w:hAnsi="Cambria Math"/>
                        </w:rPr>
                        <m:t>a</m:t>
                      </m:r>
                      <m:ctrlPr>
                        <w:rPr>
                          <w:rFonts w:ascii="Cambria Math" w:hAnsi="Cambria Math"/>
                        </w:rPr>
                      </m:ctrlPr>
                    </m:e>
                    <m:sup>
                      <m:r>
                        <m:rPr>
                          <m:sty m:val="p"/>
                        </m:rPr>
                        <w:rPr>
                          <w:rFonts w:ascii="Cambria Math" w:hAnsi="Cambria Math"/>
                        </w:rPr>
                        <m:t>2</m:t>
                      </m:r>
                      <m:ctrlPr>
                        <w:rPr>
                          <w:rFonts w:ascii="Cambria Math" w:hAnsi="Cambria Math"/>
                        </w:rPr>
                      </m:ctrlP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1−</m:t>
                          </m:r>
                          <m:r>
                            <m:rPr/>
                            <w:rPr>
                              <w:rFonts w:ascii="Cambria Math" w:hAnsi="Cambria Math"/>
                            </w:rPr>
                            <m:t>ε</m:t>
                          </m:r>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sSup>
                    <m:sSupPr>
                      <m:ctrlPr>
                        <w:rPr>
                          <w:rFonts w:ascii="Cambria Math" w:hAnsi="Cambria Math"/>
                        </w:rPr>
                      </m:ctrlPr>
                    </m:sSupPr>
                    <m:e>
                      <m:r>
                        <m:rPr/>
                        <w:rPr>
                          <w:rFonts w:ascii="Cambria Math" w:hAnsi="Cambria Math"/>
                        </w:rPr>
                        <m:t>ε</m:t>
                      </m:r>
                      <m:ctrlPr>
                        <w:rPr>
                          <w:rFonts w:ascii="Cambria Math" w:hAnsi="Cambria Math"/>
                        </w:rPr>
                      </m:ctrlPr>
                    </m:e>
                    <m:sup>
                      <m:r>
                        <m:rPr>
                          <m:sty m:val="p"/>
                        </m:rPr>
                        <w:rPr>
                          <w:rFonts w:ascii="Cambria Math" w:hAnsi="Cambria Math"/>
                        </w:rPr>
                        <m:t>3</m:t>
                      </m:r>
                      <m:ctrlPr>
                        <w:rPr>
                          <w:rFonts w:ascii="Cambria Math" w:hAnsi="Cambria Math"/>
                        </w:rPr>
                      </m:ctrlPr>
                    </m:sup>
                  </m:sSup>
                  <m:ctrlPr>
                    <w:rPr>
                      <w:rFonts w:ascii="Cambria Math" w:hAnsi="Cambria Math"/>
                    </w:rPr>
                  </m:ctrlPr>
                </m:den>
              </m:f>
              <m:r>
                <m:rPr>
                  <m:sty m:val="p"/>
                </m:rPr>
                <w:rPr>
                  <w:rFonts w:ascii="Cambria Math" w:hAnsi="Cambria Math"/>
                </w:rPr>
                <m:t>  </m:t>
              </m:r>
              <m:r>
                <m:rPr/>
                <w:rPr>
                  <w:rFonts w:ascii="Cambria Math" w:hAnsi="Cambria Math"/>
                </w:rPr>
                <m:t>#</m:t>
              </m:r>
              <m:r>
                <m:rPr>
                  <m:nor/>
                  <m:sty m:val="p"/>
                </m:rPr>
                <m:t>(19)</m:t>
              </m:r>
              <m:ctrlPr>
                <w:rPr>
                  <w:rFonts w:ascii="Cambria Math" w:hAnsi="Cambria Math"/>
                </w:rPr>
              </m:ctrlPr>
            </m:e>
          </m:eqArr>
        </m:oMath>
      </m:oMathPara>
    </w:p>
    <w:p w14:paraId="1885868E">
      <w:pPr>
        <w:pStyle w:val="102"/>
      </w:pPr>
      <w:r>
        <w:rPr>
          <w:rFonts w:hint="eastAsia"/>
        </w:rPr>
        <w:t>由此，滤饼阻力</w:t>
      </w:r>
      <w:r>
        <w:t xml:space="preserve"> </w:t>
      </w:r>
      <m:oMath>
        <m:r>
          <m:rPr/>
          <w:rPr>
            <w:rFonts w:ascii="Cambria Math" w:hAnsi="Cambria Math"/>
          </w:rPr>
          <m:t>R</m:t>
        </m:r>
      </m:oMath>
      <w:r>
        <w:t xml:space="preserve"> </w:t>
      </w:r>
      <w:r>
        <w:rPr>
          <w:rFonts w:hint="eastAsia"/>
        </w:rPr>
        <w:t>可表示为</w:t>
      </w:r>
    </w:p>
    <w:p w14:paraId="5587AE15">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R</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rL  #</m:t>
              </m:r>
              <m:r>
                <m:rPr>
                  <m:nor/>
                  <m:sty m:val="p"/>
                </m:rPr>
                <w:rPr>
                  <w:rFonts w:ascii="宋体" w:hAnsi="宋体" w:eastAsia="宋体"/>
                  <w:sz w:val="21"/>
                  <w:szCs w:val="21"/>
                  <w:lang w:eastAsia="zh-CN"/>
                </w:rPr>
                <m:t>(20)</m:t>
              </m:r>
              <m:ctrlPr>
                <w:rPr>
                  <w:rFonts w:ascii="Cambria Math" w:hAnsi="Cambria Math" w:eastAsia="宋体"/>
                  <w:sz w:val="21"/>
                  <w:szCs w:val="21"/>
                  <w:lang w:eastAsia="zh-CN"/>
                </w:rPr>
              </m:ctrlPr>
            </m:e>
          </m:eqArr>
        </m:oMath>
      </m:oMathPara>
    </w:p>
    <w:p w14:paraId="512E33D2">
      <w:pPr>
        <w:pStyle w:val="102"/>
        <w:rPr>
          <w:b/>
          <w:bCs/>
        </w:rPr>
      </w:pPr>
      <w:ins w:id="379" w:author="杨欣" w:date="2025-04-25T21:42:23Z">
        <w:r>
          <w:rPr>
            <w:rFonts w:hint="eastAsia"/>
            <w:b/>
            <w:bCs/>
            <w:lang w:eastAsia="zh-CN"/>
          </w:rPr>
          <w:t>（</w:t>
        </w:r>
      </w:ins>
      <w:ins w:id="380" w:author="杨欣" w:date="2025-04-25T21:42:25Z">
        <w:r>
          <w:rPr>
            <w:rFonts w:hint="eastAsia"/>
            <w:b/>
            <w:bCs/>
            <w:lang w:val="en-US" w:eastAsia="zh-CN"/>
          </w:rPr>
          <w:t>4</w:t>
        </w:r>
      </w:ins>
      <w:ins w:id="381" w:author="杨欣" w:date="2025-04-25T21:42:24Z">
        <w:r>
          <w:rPr>
            <w:rFonts w:hint="eastAsia"/>
            <w:b/>
            <w:bCs/>
            <w:lang w:eastAsia="zh-CN"/>
          </w:rPr>
          <w:t>）</w:t>
        </w:r>
      </w:ins>
      <w:r>
        <w:rPr>
          <w:rFonts w:hint="eastAsia"/>
          <w:b/>
          <w:bCs/>
        </w:rPr>
        <w:t>过滤介质的阻力</w:t>
      </w:r>
    </w:p>
    <w:p w14:paraId="7486D11C">
      <w:pPr>
        <w:pStyle w:val="102"/>
        <w:ind w:firstLine="420"/>
      </w:pPr>
      <w:r>
        <w:rPr>
          <w:rFonts w:hint="eastAsia"/>
        </w:rPr>
        <w:t>将过滤介质的阻力视为常数，仿照滤饼的阻力公式可以得到</w:t>
      </w:r>
    </w:p>
    <w:p w14:paraId="7311067F">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f>
                <m:fPr>
                  <m:ctrlPr>
                    <w:rPr>
                      <w:rFonts w:ascii="Cambria Math" w:hAnsi="Cambria Math" w:eastAsia="宋体"/>
                      <w:sz w:val="21"/>
                      <w:szCs w:val="21"/>
                    </w:rPr>
                  </m:ctrlPr>
                </m:fPr>
                <m:num>
                  <m:r>
                    <m:rPr/>
                    <w:rPr>
                      <w:rFonts w:ascii="Cambria Math" w:hAnsi="Cambria Math" w:eastAsia="宋体"/>
                      <w:sz w:val="21"/>
                      <w:szCs w:val="21"/>
                    </w:rPr>
                    <m:t>dV</m:t>
                  </m:r>
                  <m:ctrlPr>
                    <w:rPr>
                      <w:rFonts w:ascii="Cambria Math" w:hAnsi="Cambria Math" w:eastAsia="宋体"/>
                      <w:sz w:val="21"/>
                      <w:szCs w:val="21"/>
                    </w:rPr>
                  </m:ctrlPr>
                </m:num>
                <m:den>
                  <m:r>
                    <m:rPr/>
                    <w:rPr>
                      <w:rFonts w:ascii="Cambria Math" w:hAnsi="Cambria Math" w:eastAsia="宋体"/>
                      <w:sz w:val="21"/>
                      <w:szCs w:val="21"/>
                    </w:rPr>
                    <m:t>A dθ</m:t>
                  </m:r>
                  <m:ctrlPr>
                    <w:rPr>
                      <w:rFonts w:ascii="Cambria Math" w:hAnsi="Cambria Math" w:eastAsia="宋体"/>
                      <w:sz w:val="21"/>
                      <w:szCs w:val="21"/>
                    </w:rPr>
                  </m:ctrlPr>
                </m:den>
              </m:f>
              <m:r>
                <m:rPr>
                  <m:sty m:val="p"/>
                </m:rPr>
                <w:rPr>
                  <w:rFonts w:ascii="Cambria Math" w:hAnsi="Cambria Math" w:eastAsia="宋体"/>
                  <w:sz w:val="21"/>
                  <w:szCs w:val="21"/>
                </w:rPr>
                <m:t>=</m:t>
              </m:r>
              <m:f>
                <m:fPr>
                  <m:ctrlPr>
                    <w:rPr>
                      <w:rFonts w:ascii="Cambria Math" w:hAnsi="Cambria Math" w:eastAsia="宋体"/>
                      <w:sz w:val="21"/>
                      <w:szCs w:val="21"/>
                    </w:rPr>
                  </m:ctrlPr>
                </m:fPr>
                <m:num>
                  <m:r>
                    <m:rPr/>
                    <w:rPr>
                      <w:rFonts w:ascii="Cambria Math" w:hAnsi="Cambria Math" w:eastAsia="宋体"/>
                      <w:sz w:val="21"/>
                      <w:szCs w:val="21"/>
                    </w:rPr>
                    <m:t>Δ</m:t>
                  </m:r>
                  <m:sSub>
                    <m:sSubPr>
                      <m:ctrlPr>
                        <w:rPr>
                          <w:rFonts w:ascii="Cambria Math" w:hAnsi="Cambria Math" w:eastAsia="宋体"/>
                          <w:sz w:val="21"/>
                          <w:szCs w:val="21"/>
                        </w:rPr>
                      </m:ctrlPr>
                    </m:sSubPr>
                    <m:e>
                      <m:r>
                        <m:rPr/>
                        <w:rPr>
                          <w:rFonts w:ascii="Cambria Math" w:hAnsi="Cambria Math" w:eastAsia="宋体"/>
                          <w:sz w:val="21"/>
                          <w:szCs w:val="21"/>
                        </w:rPr>
                        <m:t>p</m:t>
                      </m:r>
                      <m:ctrlPr>
                        <w:rPr>
                          <w:rFonts w:ascii="Cambria Math" w:hAnsi="Cambria Math" w:eastAsia="宋体"/>
                          <w:sz w:val="21"/>
                          <w:szCs w:val="21"/>
                        </w:rPr>
                      </m:ctrlPr>
                    </m:e>
                    <m:sub>
                      <m:r>
                        <m:rPr/>
                        <w:rPr>
                          <w:rFonts w:ascii="Cambria Math" w:hAnsi="Cambria Math" w:eastAsia="宋体"/>
                          <w:sz w:val="21"/>
                          <w:szCs w:val="21"/>
                        </w:rPr>
                        <m:t>m</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rPr>
                    <m:t>μ</m:t>
                  </m:r>
                  <m:sSub>
                    <m:sSubPr>
                      <m:ctrlPr>
                        <w:rPr>
                          <w:rFonts w:ascii="Cambria Math" w:hAnsi="Cambria Math" w:eastAsia="宋体"/>
                          <w:sz w:val="21"/>
                          <w:szCs w:val="21"/>
                        </w:rPr>
                      </m:ctrlPr>
                    </m:sSubPr>
                    <m:e>
                      <m:r>
                        <m:rPr/>
                        <w:rPr>
                          <w:rFonts w:ascii="Cambria Math" w:hAnsi="Cambria Math" w:eastAsia="宋体"/>
                          <w:sz w:val="21"/>
                          <w:szCs w:val="21"/>
                        </w:rPr>
                        <m:t>R</m:t>
                      </m:r>
                      <m:ctrlPr>
                        <w:rPr>
                          <w:rFonts w:ascii="Cambria Math" w:hAnsi="Cambria Math" w:eastAsia="宋体"/>
                          <w:sz w:val="21"/>
                          <w:szCs w:val="21"/>
                        </w:rPr>
                      </m:ctrlPr>
                    </m:e>
                    <m:sub>
                      <m:r>
                        <m:rPr/>
                        <w:rPr>
                          <w:rFonts w:ascii="Cambria Math" w:hAnsi="Cambria Math" w:eastAsia="宋体"/>
                          <w:sz w:val="21"/>
                          <w:szCs w:val="21"/>
                        </w:rPr>
                        <m:t>m</m:t>
                      </m:r>
                      <m:ctrlPr>
                        <w:rPr>
                          <w:rFonts w:ascii="Cambria Math" w:hAnsi="Cambria Math" w:eastAsia="宋体"/>
                          <w:sz w:val="21"/>
                          <w:szCs w:val="21"/>
                        </w:rPr>
                      </m:ctrlPr>
                    </m:sub>
                  </m:sSub>
                  <m:ctrlPr>
                    <w:rPr>
                      <w:rFonts w:ascii="Cambria Math" w:hAnsi="Cambria Math" w:eastAsia="宋体"/>
                      <w:sz w:val="21"/>
                      <w:szCs w:val="21"/>
                    </w:rPr>
                  </m:ctrlPr>
                </m:den>
              </m:f>
              <m:r>
                <m:rPr/>
                <w:rPr>
                  <w:rFonts w:ascii="Cambria Math" w:hAnsi="Cambria Math" w:eastAsia="宋体"/>
                  <w:sz w:val="21"/>
                  <w:szCs w:val="21"/>
                </w:rPr>
                <m:t>  #</m:t>
              </m:r>
              <m:r>
                <m:rPr>
                  <m:nor/>
                  <m:sty m:val="p"/>
                </m:rPr>
                <w:rPr>
                  <w:rFonts w:ascii="宋体" w:hAnsi="宋体" w:eastAsia="宋体"/>
                  <w:sz w:val="21"/>
                  <w:szCs w:val="21"/>
                </w:rPr>
                <m:t>(21)</m:t>
              </m:r>
              <m:ctrlPr>
                <w:rPr>
                  <w:rFonts w:ascii="Cambria Math" w:hAnsi="Cambria Math" w:eastAsia="宋体"/>
                  <w:sz w:val="21"/>
                  <w:szCs w:val="21"/>
                </w:rPr>
              </m:ctrlPr>
            </m:e>
          </m:eqArr>
        </m:oMath>
      </m:oMathPara>
    </w:p>
    <w:p w14:paraId="6F33228E">
      <w:pPr>
        <w:pStyle w:val="102"/>
        <w:ind w:firstLine="420"/>
      </w:pPr>
      <w:r>
        <w:rPr>
          <w:rFonts w:hint="eastAsia"/>
        </w:rPr>
        <w:t>将过滤介质与滤饼层视为一体进行考虑，假设滤饼与滤布的面积相同，则两层的过滤速度应相等，可得</w:t>
      </w:r>
    </w:p>
    <w:p w14:paraId="17C19B7F">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f>
                <m:fPr>
                  <m:ctrlPr>
                    <w:rPr>
                      <w:rFonts w:ascii="Cambria Math" w:hAnsi="Cambria Math" w:eastAsia="宋体"/>
                      <w:sz w:val="21"/>
                      <w:szCs w:val="21"/>
                    </w:rPr>
                  </m:ctrlPr>
                </m:fPr>
                <m:num>
                  <m:r>
                    <m:rPr/>
                    <w:rPr>
                      <w:rFonts w:ascii="Cambria Math" w:hAnsi="Cambria Math" w:eastAsia="宋体"/>
                      <w:sz w:val="21"/>
                      <w:szCs w:val="21"/>
                    </w:rPr>
                    <m:t>dV</m:t>
                  </m:r>
                  <m:ctrlPr>
                    <w:rPr>
                      <w:rFonts w:ascii="Cambria Math" w:hAnsi="Cambria Math" w:eastAsia="宋体"/>
                      <w:sz w:val="21"/>
                      <w:szCs w:val="21"/>
                    </w:rPr>
                  </m:ctrlPr>
                </m:num>
                <m:den>
                  <m:r>
                    <m:rPr/>
                    <w:rPr>
                      <w:rFonts w:ascii="Cambria Math" w:hAnsi="Cambria Math" w:eastAsia="宋体"/>
                      <w:sz w:val="21"/>
                      <w:szCs w:val="21"/>
                    </w:rPr>
                    <m:t>A dθ</m:t>
                  </m:r>
                  <m:ctrlPr>
                    <w:rPr>
                      <w:rFonts w:ascii="Cambria Math" w:hAnsi="Cambria Math" w:eastAsia="宋体"/>
                      <w:sz w:val="21"/>
                      <w:szCs w:val="21"/>
                    </w:rPr>
                  </m:ctrlPr>
                </m:den>
              </m:f>
              <m:r>
                <m:rPr>
                  <m:sty m:val="p"/>
                </m:rPr>
                <w:rPr>
                  <w:rFonts w:ascii="Cambria Math" w:hAnsi="Cambria Math" w:eastAsia="宋体"/>
                  <w:sz w:val="21"/>
                  <w:szCs w:val="21"/>
                </w:rPr>
                <m:t>=</m:t>
              </m:r>
              <m:f>
                <m:fPr>
                  <m:ctrlPr>
                    <w:rPr>
                      <w:rFonts w:ascii="Cambria Math" w:hAnsi="Cambria Math" w:eastAsia="宋体"/>
                      <w:sz w:val="21"/>
                      <w:szCs w:val="21"/>
                    </w:rPr>
                  </m:ctrlPr>
                </m:fPr>
                <m:num>
                  <m:r>
                    <m:rPr/>
                    <w:rPr>
                      <w:rFonts w:ascii="Cambria Math" w:hAnsi="Cambria Math" w:eastAsia="宋体"/>
                      <w:sz w:val="21"/>
                      <w:szCs w:val="21"/>
                    </w:rPr>
                    <m:t>Δ</m:t>
                  </m:r>
                  <m:sSub>
                    <m:sSubPr>
                      <m:ctrlPr>
                        <w:rPr>
                          <w:rFonts w:ascii="Cambria Math" w:hAnsi="Cambria Math" w:eastAsia="宋体"/>
                          <w:sz w:val="21"/>
                          <w:szCs w:val="21"/>
                        </w:rPr>
                      </m:ctrlPr>
                    </m:sSubPr>
                    <m:e>
                      <m:r>
                        <m:rPr/>
                        <w:rPr>
                          <w:rFonts w:ascii="Cambria Math" w:hAnsi="Cambria Math" w:eastAsia="宋体"/>
                          <w:sz w:val="21"/>
                          <w:szCs w:val="21"/>
                        </w:rPr>
                        <m:t>p</m:t>
                      </m:r>
                      <m:ctrlPr>
                        <w:rPr>
                          <w:rFonts w:ascii="Cambria Math" w:hAnsi="Cambria Math" w:eastAsia="宋体"/>
                          <w:sz w:val="21"/>
                          <w:szCs w:val="21"/>
                        </w:rPr>
                      </m:ctrlPr>
                    </m:e>
                    <m:sub>
                      <m:r>
                        <m:rPr/>
                        <w:rPr>
                          <w:rFonts w:ascii="Cambria Math" w:hAnsi="Cambria Math" w:eastAsia="宋体"/>
                          <w:sz w:val="21"/>
                          <w:szCs w:val="21"/>
                        </w:rPr>
                        <m:t>c</m:t>
                      </m:r>
                      <m:ctrlPr>
                        <w:rPr>
                          <w:rFonts w:ascii="Cambria Math" w:hAnsi="Cambria Math" w:eastAsia="宋体"/>
                          <w:sz w:val="21"/>
                          <w:szCs w:val="21"/>
                        </w:rPr>
                      </m:ctrlPr>
                    </m:sub>
                  </m:sSub>
                  <m:r>
                    <m:rPr>
                      <m:sty m:val="p"/>
                    </m:rPr>
                    <w:rPr>
                      <w:rFonts w:ascii="Cambria Math" w:hAnsi="Cambria Math" w:eastAsia="宋体"/>
                      <w:sz w:val="21"/>
                      <w:szCs w:val="21"/>
                    </w:rPr>
                    <m:t>+</m:t>
                  </m:r>
                  <m:r>
                    <m:rPr/>
                    <w:rPr>
                      <w:rFonts w:ascii="Cambria Math" w:hAnsi="Cambria Math" w:eastAsia="宋体"/>
                      <w:sz w:val="21"/>
                      <w:szCs w:val="21"/>
                    </w:rPr>
                    <m:t>Δ</m:t>
                  </m:r>
                  <m:sSub>
                    <m:sSubPr>
                      <m:ctrlPr>
                        <w:rPr>
                          <w:rFonts w:ascii="Cambria Math" w:hAnsi="Cambria Math" w:eastAsia="宋体"/>
                          <w:sz w:val="21"/>
                          <w:szCs w:val="21"/>
                        </w:rPr>
                      </m:ctrlPr>
                    </m:sSubPr>
                    <m:e>
                      <m:r>
                        <m:rPr/>
                        <w:rPr>
                          <w:rFonts w:ascii="Cambria Math" w:hAnsi="Cambria Math" w:eastAsia="宋体"/>
                          <w:sz w:val="21"/>
                          <w:szCs w:val="21"/>
                        </w:rPr>
                        <m:t>p</m:t>
                      </m:r>
                      <m:ctrlPr>
                        <w:rPr>
                          <w:rFonts w:ascii="Cambria Math" w:hAnsi="Cambria Math" w:eastAsia="宋体"/>
                          <w:sz w:val="21"/>
                          <w:szCs w:val="21"/>
                        </w:rPr>
                      </m:ctrlPr>
                    </m:e>
                    <m:sub>
                      <m:r>
                        <m:rPr/>
                        <w:rPr>
                          <w:rFonts w:ascii="Cambria Math" w:hAnsi="Cambria Math" w:eastAsia="宋体"/>
                          <w:sz w:val="21"/>
                          <w:szCs w:val="21"/>
                        </w:rPr>
                        <m:t>m</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rPr>
                    <m:t>μ</m:t>
                  </m:r>
                  <m:d>
                    <m:dPr>
                      <m:ctrlPr>
                        <w:rPr>
                          <w:rFonts w:ascii="Cambria Math" w:hAnsi="Cambria Math" w:eastAsia="宋体"/>
                          <w:sz w:val="21"/>
                          <w:szCs w:val="21"/>
                        </w:rPr>
                      </m:ctrlPr>
                    </m:dPr>
                    <m:e>
                      <m:r>
                        <m:rPr/>
                        <w:rPr>
                          <w:rFonts w:ascii="Cambria Math" w:hAnsi="Cambria Math" w:eastAsia="宋体"/>
                          <w:sz w:val="21"/>
                          <w:szCs w:val="21"/>
                        </w:rPr>
                        <m:t>R</m:t>
                      </m:r>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R</m:t>
                          </m:r>
                          <m:ctrlPr>
                            <w:rPr>
                              <w:rFonts w:ascii="Cambria Math" w:hAnsi="Cambria Math" w:eastAsia="宋体"/>
                              <w:sz w:val="21"/>
                              <w:szCs w:val="21"/>
                            </w:rPr>
                          </m:ctrlPr>
                        </m:e>
                        <m:sub>
                          <m:r>
                            <m:rPr/>
                            <w:rPr>
                              <w:rFonts w:ascii="Cambria Math" w:hAnsi="Cambria Math" w:eastAsia="宋体"/>
                              <w:sz w:val="21"/>
                              <w:szCs w:val="21"/>
                            </w:rPr>
                            <m:t>m</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den>
              </m:f>
              <m:r>
                <m:rPr>
                  <m:sty m:val="p"/>
                </m:rPr>
                <w:rPr>
                  <w:rFonts w:ascii="Cambria Math" w:hAnsi="Cambria Math" w:eastAsia="宋体"/>
                  <w:sz w:val="21"/>
                  <w:szCs w:val="21"/>
                </w:rPr>
                <m:t>=</m:t>
              </m:r>
              <m:f>
                <m:fPr>
                  <m:ctrlPr>
                    <w:rPr>
                      <w:rFonts w:ascii="Cambria Math" w:hAnsi="Cambria Math" w:eastAsia="宋体"/>
                      <w:sz w:val="21"/>
                      <w:szCs w:val="21"/>
                    </w:rPr>
                  </m:ctrlPr>
                </m:fPr>
                <m:num>
                  <m:r>
                    <m:rPr/>
                    <w:rPr>
                      <w:rFonts w:ascii="Cambria Math" w:hAnsi="Cambria Math" w:eastAsia="宋体"/>
                      <w:sz w:val="21"/>
                      <w:szCs w:val="21"/>
                    </w:rPr>
                    <m:t>Δp</m:t>
                  </m:r>
                  <m:ctrlPr>
                    <w:rPr>
                      <w:rFonts w:ascii="Cambria Math" w:hAnsi="Cambria Math" w:eastAsia="宋体"/>
                      <w:sz w:val="21"/>
                      <w:szCs w:val="21"/>
                    </w:rPr>
                  </m:ctrlPr>
                </m:num>
                <m:den>
                  <m:r>
                    <m:rPr/>
                    <w:rPr>
                      <w:rFonts w:ascii="Cambria Math" w:hAnsi="Cambria Math" w:eastAsia="宋体"/>
                      <w:sz w:val="21"/>
                      <w:szCs w:val="21"/>
                    </w:rPr>
                    <m:t>μ</m:t>
                  </m:r>
                  <m:d>
                    <m:dPr>
                      <m:ctrlPr>
                        <w:rPr>
                          <w:rFonts w:ascii="Cambria Math" w:hAnsi="Cambria Math" w:eastAsia="宋体"/>
                          <w:sz w:val="21"/>
                          <w:szCs w:val="21"/>
                        </w:rPr>
                      </m:ctrlPr>
                    </m:dPr>
                    <m:e>
                      <m:r>
                        <m:rPr/>
                        <w:rPr>
                          <w:rFonts w:ascii="Cambria Math" w:hAnsi="Cambria Math" w:eastAsia="宋体"/>
                          <w:sz w:val="21"/>
                          <w:szCs w:val="21"/>
                        </w:rPr>
                        <m:t>R</m:t>
                      </m:r>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R</m:t>
                          </m:r>
                          <m:ctrlPr>
                            <w:rPr>
                              <w:rFonts w:ascii="Cambria Math" w:hAnsi="Cambria Math" w:eastAsia="宋体"/>
                              <w:sz w:val="21"/>
                              <w:szCs w:val="21"/>
                            </w:rPr>
                          </m:ctrlPr>
                        </m:e>
                        <m:sub>
                          <m:r>
                            <m:rPr/>
                            <w:rPr>
                              <w:rFonts w:ascii="Cambria Math" w:hAnsi="Cambria Math" w:eastAsia="宋体"/>
                              <w:sz w:val="21"/>
                              <w:szCs w:val="21"/>
                            </w:rPr>
                            <m:t>m</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den>
              </m:f>
              <m:r>
                <m:rPr/>
                <w:rPr>
                  <w:rFonts w:ascii="Cambria Math" w:hAnsi="Cambria Math" w:eastAsia="宋体"/>
                  <w:sz w:val="21"/>
                  <w:szCs w:val="21"/>
                </w:rPr>
                <m:t>  #</m:t>
              </m:r>
              <m:r>
                <m:rPr>
                  <m:nor/>
                  <m:sty m:val="p"/>
                </m:rPr>
                <w:rPr>
                  <w:rFonts w:ascii="宋体" w:hAnsi="宋体" w:eastAsia="宋体"/>
                  <w:sz w:val="21"/>
                  <w:szCs w:val="21"/>
                </w:rPr>
                <m:t>(22)</m:t>
              </m:r>
              <m:ctrlPr>
                <w:rPr>
                  <w:rFonts w:ascii="Cambria Math" w:hAnsi="Cambria Math" w:eastAsia="宋体"/>
                  <w:sz w:val="21"/>
                  <w:szCs w:val="21"/>
                </w:rPr>
              </m:ctrlPr>
            </m:e>
          </m:eqArr>
        </m:oMath>
      </m:oMathPara>
    </w:p>
    <w:p w14:paraId="79771EFD">
      <w:pPr>
        <w:pStyle w:val="102"/>
        <w:rPr>
          <w:b/>
          <w:bCs/>
        </w:rPr>
      </w:pPr>
      <w:ins w:id="382" w:author="杨欣" w:date="2025-04-25T21:42:27Z">
        <w:r>
          <w:rPr>
            <w:rFonts w:hint="eastAsia"/>
            <w:b/>
            <w:bCs/>
            <w:lang w:eastAsia="zh-CN"/>
          </w:rPr>
          <w:t>（</w:t>
        </w:r>
      </w:ins>
      <w:ins w:id="383" w:author="杨欣" w:date="2025-04-25T21:42:28Z">
        <w:r>
          <w:rPr>
            <w:rFonts w:hint="eastAsia"/>
            <w:b/>
            <w:bCs/>
            <w:lang w:val="en-US" w:eastAsia="zh-CN"/>
          </w:rPr>
          <w:t>5</w:t>
        </w:r>
      </w:ins>
      <w:ins w:id="384" w:author="杨欣" w:date="2025-04-25T21:42:27Z">
        <w:r>
          <w:rPr>
            <w:rFonts w:hint="eastAsia"/>
            <w:b/>
            <w:bCs/>
            <w:lang w:eastAsia="zh-CN"/>
          </w:rPr>
          <w:t>）</w:t>
        </w:r>
      </w:ins>
      <w:r>
        <w:rPr>
          <w:rFonts w:hint="eastAsia"/>
          <w:b/>
          <w:bCs/>
        </w:rPr>
        <w:t>过滤基本方程式</w:t>
      </w:r>
    </w:p>
    <w:p w14:paraId="69ECD787">
      <w:pPr>
        <w:pStyle w:val="102"/>
        <w:ind w:firstLine="420"/>
      </w:pPr>
      <w:r>
        <w:rPr>
          <w:rFonts w:hint="eastAsia"/>
        </w:rPr>
        <w:t>为了推导过滤基本方程式，假设每获得</w:t>
      </w:r>
      <w:r>
        <w:t xml:space="preserve"> </w:t>
      </w:r>
      <m:oMath>
        <m:r>
          <m:rPr/>
          <w:rPr>
            <w:rFonts w:ascii="Cambria Math" w:hAnsi="Cambria Math"/>
          </w:rPr>
          <m:t>1 </m:t>
        </m:r>
        <m:sSup>
          <m:sSupPr>
            <m:ctrlPr>
              <w:rPr>
                <w:rFonts w:ascii="Cambria Math" w:hAnsi="Cambria Math"/>
              </w:rPr>
            </m:ctrlPr>
          </m:sSupPr>
          <m:e>
            <m:r>
              <m:rPr/>
              <w:rPr>
                <w:rFonts w:ascii="Cambria Math" w:hAnsi="Cambria Math"/>
              </w:rPr>
              <m:t>m</m:t>
            </m:r>
            <m:ctrlPr>
              <w:rPr>
                <w:rFonts w:ascii="Cambria Math" w:hAnsi="Cambria Math"/>
              </w:rPr>
            </m:ctrlPr>
          </m:e>
          <m:sup>
            <m:r>
              <m:rPr/>
              <w:rPr>
                <w:rFonts w:ascii="Cambria Math" w:hAnsi="Cambria Math"/>
              </w:rPr>
              <m:t>3</m:t>
            </m:r>
            <m:ctrlPr>
              <w:rPr>
                <w:rFonts w:ascii="Cambria Math" w:hAnsi="Cambria Math"/>
              </w:rPr>
            </m:ctrlPr>
          </m:sup>
        </m:sSup>
      </m:oMath>
      <w:r>
        <w:t xml:space="preserve"> </w:t>
      </w:r>
      <w:r>
        <w:rPr>
          <w:rFonts w:hint="eastAsia"/>
        </w:rPr>
        <w:t>滤液所形成的滤饼体积为</w:t>
      </w:r>
      <w:r>
        <w:t xml:space="preserve"> </w:t>
      </w:r>
      <m:oMath>
        <m:r>
          <m:rPr/>
          <w:rPr>
            <w:rFonts w:ascii="Cambria Math" w:hAnsi="Cambria Math"/>
          </w:rPr>
          <m:t>v </m:t>
        </m:r>
        <m:sSup>
          <m:sSupPr>
            <m:ctrlPr>
              <w:rPr>
                <w:rFonts w:ascii="Cambria Math" w:hAnsi="Cambria Math"/>
              </w:rPr>
            </m:ctrlPr>
          </m:sSupPr>
          <m:e>
            <m:r>
              <m:rPr/>
              <w:rPr>
                <w:rFonts w:ascii="Cambria Math" w:hAnsi="Cambria Math"/>
              </w:rPr>
              <m:t>m</m:t>
            </m:r>
            <m:ctrlPr>
              <w:rPr>
                <w:rFonts w:ascii="Cambria Math" w:hAnsi="Cambria Math"/>
              </w:rPr>
            </m:ctrlPr>
          </m:e>
          <m:sup>
            <m:r>
              <m:rPr/>
              <w:rPr>
                <w:rFonts w:ascii="Cambria Math" w:hAnsi="Cambria Math"/>
              </w:rPr>
              <m:t>3</m:t>
            </m:r>
            <m:ctrlPr>
              <w:rPr>
                <w:rFonts w:ascii="Cambria Math" w:hAnsi="Cambria Math"/>
              </w:rPr>
            </m:ctrlPr>
          </m:sup>
        </m:sSup>
      </m:oMath>
      <w:r>
        <w:rPr>
          <w:rFonts w:hint="eastAsia"/>
        </w:rPr>
        <w:t>，则滤饼厚度</w:t>
      </w:r>
      <w:r>
        <w:t xml:space="preserve"> </w:t>
      </w:r>
      <m:oMath>
        <m:r>
          <m:rPr/>
          <w:rPr>
            <w:rFonts w:ascii="Cambria Math" w:hAnsi="Cambria Math"/>
          </w:rPr>
          <m:t>L</m:t>
        </m:r>
      </m:oMath>
      <w:r>
        <w:t xml:space="preserve"> </w:t>
      </w:r>
      <w:r>
        <w:rPr>
          <w:rFonts w:hint="eastAsia"/>
        </w:rPr>
        <w:t>与滤液体积</w:t>
      </w:r>
      <w:r>
        <w:t xml:space="preserve"> </w:t>
      </w:r>
      <m:oMath>
        <m:r>
          <m:rPr/>
          <w:rPr>
            <w:rFonts w:ascii="Cambria Math" w:hAnsi="Cambria Math"/>
          </w:rPr>
          <m:t>V</m:t>
        </m:r>
      </m:oMath>
      <w:r>
        <w:t xml:space="preserve"> </w:t>
      </w:r>
      <w:r>
        <w:rPr>
          <w:rFonts w:hint="eastAsia"/>
        </w:rPr>
        <w:t>的关系为</w:t>
      </w:r>
    </w:p>
    <w:p w14:paraId="3E154D8E">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r>
                <m:rPr/>
                <w:rPr>
                  <w:rFonts w:ascii="Cambria Math" w:hAnsi="Cambria Math" w:eastAsia="宋体"/>
                  <w:sz w:val="21"/>
                  <w:szCs w:val="21"/>
                </w:rPr>
                <m:t>LA</m:t>
              </m:r>
              <m:r>
                <m:rPr>
                  <m:sty m:val="p"/>
                </m:rPr>
                <w:rPr>
                  <w:rFonts w:ascii="Cambria Math" w:hAnsi="Cambria Math" w:eastAsia="宋体"/>
                  <w:sz w:val="21"/>
                  <w:szCs w:val="21"/>
                </w:rPr>
                <m:t>=</m:t>
              </m:r>
              <m:r>
                <m:rPr/>
                <w:rPr>
                  <w:rFonts w:ascii="Cambria Math" w:hAnsi="Cambria Math" w:eastAsia="宋体"/>
                  <w:sz w:val="21"/>
                  <w:szCs w:val="21"/>
                </w:rPr>
                <m:t>v V  #</m:t>
              </m:r>
              <m:r>
                <m:rPr>
                  <m:nor/>
                  <m:sty m:val="p"/>
                </m:rPr>
                <w:rPr>
                  <w:rFonts w:ascii="宋体" w:hAnsi="宋体" w:eastAsia="宋体"/>
                  <w:sz w:val="21"/>
                  <w:szCs w:val="21"/>
                </w:rPr>
                <m:t>(23)</m:t>
              </m:r>
              <m:ctrlPr>
                <w:rPr>
                  <w:rFonts w:ascii="Cambria Math" w:hAnsi="Cambria Math" w:eastAsia="宋体"/>
                  <w:sz w:val="21"/>
                  <w:szCs w:val="21"/>
                </w:rPr>
              </m:ctrlPr>
            </m:e>
          </m:eqArr>
        </m:oMath>
      </m:oMathPara>
    </w:p>
    <w:p w14:paraId="29508348">
      <w:pPr>
        <w:pStyle w:val="102"/>
      </w:pPr>
      <w:r>
        <w:rPr>
          <w:rFonts w:hint="eastAsia"/>
        </w:rPr>
        <w:t>因此，</w:t>
      </w:r>
    </w:p>
    <w:p w14:paraId="715ACC05">
      <w:pPr>
        <w:pStyle w:val="26"/>
        <w:spacing w:line="300" w:lineRule="exact"/>
        <w:ind w:firstLine="420" w:firstLineChars="200"/>
        <w:rPr>
          <w:rFonts w:hint="eastAsia" w:ascii="宋体" w:hAnsi="宋体" w:eastAsia="宋体"/>
          <w:sz w:val="21"/>
          <w:szCs w:val="21"/>
          <w:lang w:eastAsia="zh-CN"/>
        </w:rPr>
      </w:pPr>
      <m:oMathPara>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L</m:t>
              </m:r>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vV</m:t>
                  </m:r>
                  <m:ctrlPr>
                    <w:rPr>
                      <w:rFonts w:ascii="Cambria Math" w:hAnsi="Cambria Math" w:eastAsia="宋体"/>
                      <w:sz w:val="21"/>
                      <w:szCs w:val="21"/>
                    </w:rPr>
                  </m:ctrlPr>
                </m:num>
                <m:den>
                  <m:r>
                    <m:rPr/>
                    <w:rPr>
                      <w:rFonts w:ascii="Cambria Math" w:hAnsi="Cambria Math" w:eastAsia="宋体"/>
                      <w:sz w:val="21"/>
                      <w:szCs w:val="21"/>
                      <w:lang w:eastAsia="zh-CN"/>
                    </w:rPr>
                    <m:t>A</m:t>
                  </m:r>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(24)</m:t>
              </m:r>
              <m:ctrlPr>
                <w:rPr>
                  <w:rFonts w:ascii="Cambria Math" w:hAnsi="Cambria Math" w:eastAsia="宋体"/>
                  <w:sz w:val="21"/>
                  <w:szCs w:val="21"/>
                  <w:lang w:eastAsia="zh-CN"/>
                </w:rPr>
              </m:ctrlPr>
            </m:e>
          </m:eqArr>
        </m:oMath>
      </m:oMathPara>
    </w:p>
    <w:p w14:paraId="4351CB4F">
      <w:pPr>
        <w:pStyle w:val="102"/>
      </w:pPr>
      <w:r>
        <w:rPr>
          <w:rFonts w:hint="eastAsia"/>
        </w:rPr>
        <w:t>类似地，生成厚度为</w:t>
      </w:r>
      <w:r>
        <w:t xml:space="preserve"> </w:t>
      </w:r>
      <m:oMath>
        <m:sSub>
          <m:sSubPr>
            <m:ctrlPr>
              <w:rPr>
                <w:rFonts w:ascii="Cambria Math" w:hAnsi="Cambria Math"/>
              </w:rPr>
            </m:ctrlPr>
          </m:sSubPr>
          <m:e>
            <m:r>
              <m:rPr/>
              <w:rPr>
                <w:rFonts w:ascii="Cambria Math" w:hAnsi="Cambria Math"/>
              </w:rPr>
              <m:t>L</m:t>
            </m:r>
            <m:ctrlPr>
              <w:rPr>
                <w:rFonts w:ascii="Cambria Math" w:hAnsi="Cambria Math"/>
              </w:rPr>
            </m:ctrlPr>
          </m:e>
          <m:sub>
            <m:r>
              <m:rPr/>
              <w:rPr>
                <w:rFonts w:ascii="Cambria Math" w:hAnsi="Cambria Math"/>
              </w:rPr>
              <m:t>e</m:t>
            </m:r>
            <m:ctrlPr>
              <w:rPr>
                <w:rFonts w:ascii="Cambria Math" w:hAnsi="Cambria Math"/>
              </w:rPr>
            </m:ctrlPr>
          </m:sub>
        </m:sSub>
      </m:oMath>
      <w:r>
        <w:t xml:space="preserve"> </w:t>
      </w:r>
      <w:r>
        <w:rPr>
          <w:rFonts w:hint="eastAsia"/>
        </w:rPr>
        <w:t>的滤饼所应获得的滤液体积为</w:t>
      </w:r>
      <w:r>
        <w:t xml:space="preserv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e</m:t>
            </m:r>
            <m:ctrlPr>
              <w:rPr>
                <w:rFonts w:ascii="Cambria Math" w:hAnsi="Cambria Math"/>
              </w:rPr>
            </m:ctrlPr>
          </m:sub>
        </m:sSub>
      </m:oMath>
      <w:r>
        <w:rPr>
          <w:rFonts w:hint="eastAsia"/>
        </w:rPr>
        <w:t>，则，</w:t>
      </w:r>
    </w:p>
    <w:p w14:paraId="33F17A54">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sSub>
                <m:sSubPr>
                  <m:ctrlPr>
                    <w:rPr>
                      <w:rFonts w:ascii="Cambria Math" w:hAnsi="Cambria Math" w:eastAsia="宋体"/>
                      <w:sz w:val="21"/>
                      <w:szCs w:val="21"/>
                    </w:rPr>
                  </m:ctrlPr>
                </m:sSubPr>
                <m:e>
                  <m:r>
                    <m:rPr/>
                    <w:rPr>
                      <w:rFonts w:ascii="Cambria Math" w:hAnsi="Cambria Math" w:eastAsia="宋体"/>
                      <w:sz w:val="21"/>
                      <w:szCs w:val="21"/>
                      <w:lang w:eastAsia="zh-CN"/>
                    </w:rPr>
                    <m:t>L</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v</m:t>
                  </m:r>
                  <m:sSub>
                    <m:sSubPr>
                      <m:ctrlPr>
                        <w:rPr>
                          <w:rFonts w:ascii="Cambria Math" w:hAnsi="Cambria Math" w:eastAsia="宋体"/>
                          <w:sz w:val="21"/>
                          <w:szCs w:val="21"/>
                        </w:rPr>
                      </m:ctrlPr>
                    </m:sSubPr>
                    <m:e>
                      <m:r>
                        <m:rPr/>
                        <w:rPr>
                          <w:rFonts w:ascii="Cambria Math" w:hAnsi="Cambria Math" w:eastAsia="宋体"/>
                          <w:sz w:val="21"/>
                          <w:szCs w:val="21"/>
                          <w:lang w:eastAsia="zh-CN"/>
                        </w:rPr>
                        <m:t>V</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ctrlPr>
                    <w:rPr>
                      <w:rFonts w:ascii="Cambria Math" w:hAnsi="Cambria Math" w:eastAsia="宋体"/>
                      <w:sz w:val="21"/>
                      <w:szCs w:val="21"/>
                    </w:rPr>
                  </m:ctrlPr>
                </m:num>
                <m:den>
                  <m:r>
                    <m:rPr/>
                    <w:rPr>
                      <w:rFonts w:ascii="Cambria Math" w:hAnsi="Cambria Math" w:eastAsia="宋体"/>
                      <w:sz w:val="21"/>
                      <w:szCs w:val="21"/>
                      <w:lang w:eastAsia="zh-CN"/>
                    </w:rPr>
                    <m:t>A</m:t>
                  </m:r>
                  <m:ctrlPr>
                    <w:rPr>
                      <w:rFonts w:ascii="Cambria Math" w:hAnsi="Cambria Math" w:eastAsia="宋体"/>
                      <w:sz w:val="21"/>
                      <w:szCs w:val="21"/>
                    </w:rPr>
                  </m:ctrlPr>
                </m:den>
              </m:f>
              <m:r>
                <m:rPr/>
                <w:rPr>
                  <w:rFonts w:ascii="Cambria Math" w:hAnsi="Cambria Math" w:eastAsia="宋体"/>
                  <w:sz w:val="21"/>
                  <w:szCs w:val="21"/>
                  <w:lang w:eastAsia="zh-CN"/>
                </w:rPr>
                <m:t>  </m:t>
              </m:r>
              <m:r>
                <m:rPr/>
                <w:rPr>
                  <w:rFonts w:ascii="Cambria Math" w:hAnsi="Cambria Math" w:eastAsia="宋体"/>
                  <w:sz w:val="21"/>
                  <w:szCs w:val="21"/>
                </w:rPr>
                <m:t>#</m:t>
              </m:r>
              <m:r>
                <m:rPr>
                  <m:nor/>
                  <m:sty m:val="p"/>
                </m:rPr>
                <w:rPr>
                  <w:rFonts w:ascii="宋体" w:hAnsi="宋体" w:eastAsia="宋体"/>
                  <w:sz w:val="21"/>
                  <w:szCs w:val="21"/>
                  <w:lang w:eastAsia="zh-CN"/>
                </w:rPr>
                <m:t>(25)</m:t>
              </m:r>
              <m:ctrlPr>
                <w:rPr>
                  <w:rFonts w:ascii="Cambria Math" w:hAnsi="Cambria Math" w:eastAsia="宋体"/>
                  <w:sz w:val="21"/>
                  <w:szCs w:val="21"/>
                  <w:lang w:eastAsia="zh-CN"/>
                </w:rPr>
              </m:ctrlPr>
            </m:e>
          </m:eqArr>
        </m:oMath>
      </m:oMathPara>
    </w:p>
    <w:p w14:paraId="51EEC02E">
      <w:pPr>
        <w:pStyle w:val="102"/>
      </w:pPr>
      <w:r>
        <w:rPr>
          <w:rFonts w:hint="eastAsia"/>
        </w:rPr>
        <w:t>因此，过滤基本方程式可以表示为</w:t>
      </w:r>
    </w:p>
    <w:p w14:paraId="4F4F927B">
      <w:pPr>
        <w:pStyle w:val="107"/>
        <w:rPr>
          <w:rFonts w:hint="eastAsia"/>
        </w:rPr>
      </w:pPr>
      <m:oMathPara>
        <m:oMathParaPr>
          <m:jc m:val="center"/>
        </m:oMathParaPr>
        <m:oMath>
          <m:eqArr>
            <m:eqArrPr>
              <m:maxDist m:val="1"/>
              <m:ctrlPr>
                <w:rPr>
                  <w:rFonts w:ascii="Cambria Math" w:hAnsi="Cambria Math"/>
                </w:rPr>
              </m:ctrlPr>
            </m:eqArrPr>
            <m:e>
              <m:f>
                <m:fPr>
                  <m:ctrlPr>
                    <w:rPr>
                      <w:rFonts w:ascii="Cambria Math" w:hAnsi="Cambria Math"/>
                    </w:rPr>
                  </m:ctrlPr>
                </m:fPr>
                <m:num>
                  <m:r>
                    <m:rPr/>
                    <w:rPr>
                      <w:rFonts w:ascii="Cambria Math" w:hAnsi="Cambria Math"/>
                    </w:rPr>
                    <m:t>dV</m:t>
                  </m:r>
                  <m:ctrlPr>
                    <w:rPr>
                      <w:rFonts w:ascii="Cambria Math" w:hAnsi="Cambria Math"/>
                    </w:rPr>
                  </m:ctrlPr>
                </m:num>
                <m:den>
                  <m:r>
                    <m:rPr/>
                    <w:rPr>
                      <w:rFonts w:ascii="Cambria Math" w:hAnsi="Cambria Math"/>
                    </w:rPr>
                    <m:t>A</m:t>
                  </m:r>
                  <m:r>
                    <m:rPr>
                      <m:sty m:val="p"/>
                    </m:rPr>
                    <w:rPr>
                      <w:rFonts w:ascii="Cambria Math" w:hAnsi="Cambria Math"/>
                    </w:rPr>
                    <m:t> </m:t>
                  </m:r>
                  <m:r>
                    <m:rPr/>
                    <w:rPr>
                      <w:rFonts w:ascii="Cambria Math" w:hAnsi="Cambria Math"/>
                    </w:rPr>
                    <m:t>dθ</m:t>
                  </m:r>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Δp</m:t>
                  </m:r>
                  <m:ctrlPr>
                    <w:rPr>
                      <w:rFonts w:ascii="Cambria Math" w:hAnsi="Cambria Math"/>
                    </w:rPr>
                  </m:ctrlPr>
                </m:num>
                <m:den>
                  <m:r>
                    <m:rPr/>
                    <w:rPr>
                      <w:rFonts w:ascii="Cambria Math" w:hAnsi="Cambria Math"/>
                    </w:rPr>
                    <m:t>μrv</m:t>
                  </m:r>
                  <m:d>
                    <m:dPr>
                      <m:ctrlPr>
                        <w:rPr>
                          <w:rFonts w:ascii="Cambria Math" w:hAnsi="Cambria Math"/>
                        </w:rPr>
                      </m:ctrlPr>
                    </m:dPr>
                    <m:e>
                      <m:f>
                        <m:fPr>
                          <m:ctrlPr>
                            <w:rPr>
                              <w:rFonts w:ascii="Cambria Math" w:hAnsi="Cambria Math"/>
                            </w:rPr>
                          </m:ctrlPr>
                        </m:fPr>
                        <m:num>
                          <m:r>
                            <m:rPr/>
                            <w:rPr>
                              <w:rFonts w:ascii="Cambria Math" w:hAnsi="Cambria Math"/>
                            </w:rPr>
                            <m:t>V</m:t>
                          </m:r>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e</m:t>
                              </m:r>
                              <m:ctrlPr>
                                <w:rPr>
                                  <w:rFonts w:ascii="Cambria Math" w:hAnsi="Cambria Math"/>
                                </w:rPr>
                              </m:ctrlPr>
                            </m:sub>
                          </m:sSub>
                          <m:ctrlPr>
                            <w:rPr>
                              <w:rFonts w:ascii="Cambria Math" w:hAnsi="Cambria Math"/>
                            </w:rPr>
                          </m:ctrlPr>
                        </m:num>
                        <m:den>
                          <m:r>
                            <m:rPr/>
                            <w:rPr>
                              <w:rFonts w:ascii="Cambria Math" w:hAnsi="Cambria Math"/>
                            </w:rPr>
                            <m:t>A</m:t>
                          </m:r>
                          <m:ctrlPr>
                            <w:rPr>
                              <w:rFonts w:ascii="Cambria Math" w:hAnsi="Cambria Math"/>
                            </w:rPr>
                          </m:ctrlPr>
                        </m:den>
                      </m:f>
                      <m:ctrlPr>
                        <w:rPr>
                          <w:rFonts w:ascii="Cambria Math" w:hAnsi="Cambria Math"/>
                        </w:rPr>
                      </m:ctrlPr>
                    </m:e>
                  </m:d>
                  <m:ctrlPr>
                    <w:rPr>
                      <w:rFonts w:ascii="Cambria Math" w:hAnsi="Cambria Math"/>
                    </w:rPr>
                  </m:ctrlPr>
                </m:den>
              </m:f>
              <m:r>
                <m:rPr>
                  <m:sty m:val="p"/>
                </m:rPr>
                <w:rPr>
                  <w:rFonts w:ascii="Cambria Math" w:hAnsi="Cambria Math"/>
                </w:rPr>
                <m:t>  </m:t>
              </m:r>
              <m:r>
                <m:rPr/>
                <w:rPr>
                  <w:rFonts w:ascii="Cambria Math" w:hAnsi="Cambria Math"/>
                </w:rPr>
                <m:t>#</m:t>
              </m:r>
              <m:r>
                <m:rPr>
                  <m:nor/>
                  <m:sty m:val="p"/>
                </m:rPr>
                <m:t>(26)</m:t>
              </m:r>
              <m:ctrlPr>
                <w:rPr>
                  <w:rFonts w:ascii="Cambria Math" w:hAnsi="Cambria Math"/>
                </w:rPr>
              </m:ctrlPr>
            </m:e>
          </m:eqArr>
        </m:oMath>
      </m:oMathPara>
    </w:p>
    <w:p w14:paraId="3AB3567F">
      <w:pPr>
        <w:pStyle w:val="102"/>
      </w:pPr>
      <w:r>
        <w:rPr>
          <w:rFonts w:hint="eastAsia"/>
        </w:rPr>
        <w:t>或</w:t>
      </w:r>
    </w:p>
    <w:p w14:paraId="0D0A0980">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f>
                <m:fPr>
                  <m:ctrlPr>
                    <w:rPr>
                      <w:rFonts w:ascii="Cambria Math" w:hAnsi="Cambria Math" w:eastAsia="宋体"/>
                      <w:sz w:val="21"/>
                      <w:szCs w:val="21"/>
                    </w:rPr>
                  </m:ctrlPr>
                </m:fPr>
                <m:num>
                  <m:r>
                    <m:rPr/>
                    <w:rPr>
                      <w:rFonts w:ascii="Cambria Math" w:hAnsi="Cambria Math" w:eastAsia="宋体"/>
                      <w:sz w:val="21"/>
                      <w:szCs w:val="21"/>
                    </w:rPr>
                    <m:t>dV</m:t>
                  </m:r>
                  <m:ctrlPr>
                    <w:rPr>
                      <w:rFonts w:ascii="Cambria Math" w:hAnsi="Cambria Math" w:eastAsia="宋体"/>
                      <w:sz w:val="21"/>
                      <w:szCs w:val="21"/>
                    </w:rPr>
                  </m:ctrlPr>
                </m:num>
                <m:den>
                  <m:r>
                    <m:rPr/>
                    <w:rPr>
                      <w:rFonts w:ascii="Cambria Math" w:hAnsi="Cambria Math" w:eastAsia="宋体"/>
                      <w:sz w:val="21"/>
                      <w:szCs w:val="21"/>
                    </w:rPr>
                    <m:t>dθ</m:t>
                  </m:r>
                  <m:ctrlPr>
                    <w:rPr>
                      <w:rFonts w:ascii="Cambria Math" w:hAnsi="Cambria Math" w:eastAsia="宋体"/>
                      <w:sz w:val="21"/>
                      <w:szCs w:val="21"/>
                    </w:rPr>
                  </m:ctrlPr>
                </m:den>
              </m:f>
              <m:r>
                <m:rPr>
                  <m:sty m:val="p"/>
                </m:rPr>
                <w:rPr>
                  <w:rFonts w:ascii="Cambria Math" w:hAnsi="Cambria Math" w:eastAsia="宋体"/>
                  <w:sz w:val="21"/>
                  <w:szCs w:val="21"/>
                </w:rPr>
                <m:t>=</m:t>
              </m:r>
              <m:f>
                <m:fPr>
                  <m:ctrlPr>
                    <w:rPr>
                      <w:rFonts w:ascii="Cambria Math" w:hAnsi="Cambria Math" w:eastAsia="宋体"/>
                      <w:sz w:val="21"/>
                      <w:szCs w:val="21"/>
                    </w:rPr>
                  </m:ctrlPr>
                </m:fPr>
                <m:num>
                  <m:sSup>
                    <m:sSupPr>
                      <m:ctrlPr>
                        <w:rPr>
                          <w:rFonts w:ascii="Cambria Math" w:hAnsi="Cambria Math" w:eastAsia="宋体"/>
                          <w:sz w:val="21"/>
                          <w:szCs w:val="21"/>
                        </w:rPr>
                      </m:ctrlPr>
                    </m:sSupPr>
                    <m:e>
                      <m:r>
                        <m:rPr/>
                        <w:rPr>
                          <w:rFonts w:ascii="Cambria Math" w:hAnsi="Cambria Math" w:eastAsia="宋体"/>
                          <w:sz w:val="21"/>
                          <w:szCs w:val="21"/>
                        </w:rPr>
                        <m:t>A</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r>
                    <m:rPr/>
                    <w:rPr>
                      <w:rFonts w:ascii="Cambria Math" w:hAnsi="Cambria Math" w:eastAsia="宋体"/>
                      <w:sz w:val="21"/>
                      <w:szCs w:val="21"/>
                    </w:rPr>
                    <m:t>Δp</m:t>
                  </m:r>
                  <m:ctrlPr>
                    <w:rPr>
                      <w:rFonts w:ascii="Cambria Math" w:hAnsi="Cambria Math" w:eastAsia="宋体"/>
                      <w:sz w:val="21"/>
                      <w:szCs w:val="21"/>
                    </w:rPr>
                  </m:ctrlPr>
                </m:num>
                <m:den>
                  <m:r>
                    <m:rPr/>
                    <w:rPr>
                      <w:rFonts w:ascii="Cambria Math" w:hAnsi="Cambria Math" w:eastAsia="宋体"/>
                      <w:sz w:val="21"/>
                      <w:szCs w:val="21"/>
                    </w:rPr>
                    <m:t>μrv</m:t>
                  </m:r>
                  <m:d>
                    <m:dPr>
                      <m:ctrlPr>
                        <w:rPr>
                          <w:rFonts w:ascii="Cambria Math" w:hAnsi="Cambria Math" w:eastAsia="宋体"/>
                          <w:sz w:val="21"/>
                          <w:szCs w:val="21"/>
                        </w:rPr>
                      </m:ctrlPr>
                    </m:dPr>
                    <m:e>
                      <m:r>
                        <m:rPr/>
                        <w:rPr>
                          <w:rFonts w:ascii="Cambria Math" w:hAnsi="Cambria Math" w:eastAsia="宋体"/>
                          <w:sz w:val="21"/>
                          <w:szCs w:val="21"/>
                        </w:rPr>
                        <m:t>V</m:t>
                      </m:r>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V</m:t>
                          </m:r>
                          <m:ctrlPr>
                            <w:rPr>
                              <w:rFonts w:ascii="Cambria Math" w:hAnsi="Cambria Math" w:eastAsia="宋体"/>
                              <w:sz w:val="21"/>
                              <w:szCs w:val="21"/>
                            </w:rPr>
                          </m:ctrlPr>
                        </m:e>
                        <m:sub>
                          <m:r>
                            <m:rPr/>
                            <w:rPr>
                              <w:rFonts w:ascii="Cambria Math" w:hAnsi="Cambria Math" w:eastAsia="宋体"/>
                              <w:sz w:val="21"/>
                              <w:szCs w:val="21"/>
                            </w:rPr>
                            <m:t>e</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den>
              </m:f>
              <m:r>
                <m:rPr/>
                <w:rPr>
                  <w:rFonts w:ascii="Cambria Math" w:hAnsi="Cambria Math" w:eastAsia="宋体"/>
                  <w:sz w:val="21"/>
                  <w:szCs w:val="21"/>
                </w:rPr>
                <m:t>  #</m:t>
              </m:r>
              <m:r>
                <m:rPr>
                  <m:nor/>
                  <m:sty m:val="p"/>
                </m:rPr>
                <w:rPr>
                  <w:rFonts w:ascii="宋体" w:hAnsi="宋体" w:eastAsia="宋体"/>
                  <w:sz w:val="21"/>
                  <w:szCs w:val="21"/>
                </w:rPr>
                <m:t>(27)</m:t>
              </m:r>
              <m:ctrlPr>
                <w:rPr>
                  <w:rFonts w:ascii="Cambria Math" w:hAnsi="Cambria Math" w:eastAsia="宋体"/>
                  <w:sz w:val="21"/>
                  <w:szCs w:val="21"/>
                </w:rPr>
              </m:ctrlPr>
            </m:e>
          </m:eqArr>
        </m:oMath>
      </m:oMathPara>
    </w:p>
    <w:p w14:paraId="551B324A">
      <w:pPr>
        <w:pStyle w:val="102"/>
        <w:ind w:firstLine="420"/>
      </w:pPr>
      <w:r>
        <w:rPr>
          <w:rFonts w:hint="eastAsia"/>
        </w:rPr>
        <w:t>对于不可压缩滤饼，</w:t>
      </w:r>
      <m:oMath>
        <m:r>
          <m:rPr/>
          <w:rPr>
            <w:rFonts w:ascii="Cambria Math" w:hAnsi="Cambria Math"/>
          </w:rPr>
          <m:t>s</m:t>
        </m:r>
        <m:r>
          <m:rPr>
            <m:sty m:val="p"/>
          </m:rPr>
          <w:rPr>
            <w:rFonts w:ascii="Cambria Math" w:hAnsi="Cambria Math"/>
          </w:rPr>
          <m:t>=</m:t>
        </m:r>
        <m:r>
          <m:rPr/>
          <w:rPr>
            <w:rFonts w:ascii="Cambria Math" w:hAnsi="Cambria Math"/>
          </w:rPr>
          <m:t>0</m:t>
        </m:r>
      </m:oMath>
      <w:r>
        <w:rPr>
          <w:rFonts w:hint="eastAsia"/>
        </w:rPr>
        <w:t>；对于可压缩滤饼，式中的压缩性指数</w:t>
      </w:r>
      <w:r>
        <w:t xml:space="preserve"> </w:t>
      </w:r>
      <m:oMath>
        <m:r>
          <m:rPr/>
          <w:rPr>
            <w:rFonts w:ascii="Cambria Math" w:hAnsi="Cambria Math"/>
          </w:rPr>
          <m:t>s</m:t>
        </m:r>
      </m:oMath>
      <w:r>
        <w:t xml:space="preserve"> </w:t>
      </w:r>
      <w:r>
        <w:rPr>
          <w:rFonts w:hint="eastAsia"/>
        </w:rPr>
        <w:t>可以通过实验确定，常借鉴如下经验公式粗略估计压力增大时比阻的变化，即</w:t>
      </w:r>
    </w:p>
    <w:p w14:paraId="0F6522F8">
      <w:pPr>
        <w:pStyle w:val="3"/>
        <w:spacing w:line="300" w:lineRule="exact"/>
        <w:ind w:firstLine="420" w:firstLineChars="200"/>
        <w:rPr>
          <w:rFonts w:hint="eastAsia" w:ascii="宋体" w:hAnsi="宋体" w:eastAsia="宋体"/>
          <w:sz w:val="21"/>
          <w:szCs w:val="21"/>
          <w:lang w:eastAsia="zh-CN"/>
        </w:rPr>
      </w:pPr>
      <m:oMathPara>
        <m:oMathParaPr>
          <m:jc m:val="center"/>
        </m:oMathParaPr>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r</m:t>
              </m:r>
              <m:r>
                <m:rPr>
                  <m:sty m:val="p"/>
                </m:rPr>
                <w:rPr>
                  <w:rFonts w:ascii="Cambria Math" w:hAnsi="Cambria Math" w:eastAsia="宋体"/>
                  <w:sz w:val="21"/>
                  <w:szCs w:val="21"/>
                  <w:lang w:eastAsia="zh-CN"/>
                </w:rPr>
                <m:t>=</m:t>
              </m:r>
              <m:sSup>
                <m:sSupPr>
                  <m:ctrlPr>
                    <w:rPr>
                      <w:rFonts w:ascii="Cambria Math" w:hAnsi="Cambria Math" w:eastAsia="宋体"/>
                      <w:sz w:val="21"/>
                      <w:szCs w:val="21"/>
                      <w:lang w:eastAsia="zh-CN"/>
                    </w:rPr>
                  </m:ctrlPr>
                </m:sSupPr>
                <m:e>
                  <m:r>
                    <m:rPr/>
                    <w:rPr>
                      <w:rFonts w:ascii="Cambria Math" w:hAnsi="Cambria Math" w:eastAsia="宋体"/>
                      <w:sz w:val="21"/>
                      <w:szCs w:val="21"/>
                      <w:lang w:eastAsia="zh-CN"/>
                    </w:rPr>
                    <m:t>r</m:t>
                  </m:r>
                  <m:ctrlPr>
                    <w:rPr>
                      <w:rFonts w:ascii="Cambria Math" w:hAnsi="Cambria Math" w:eastAsia="宋体"/>
                      <w:sz w:val="21"/>
                      <w:szCs w:val="21"/>
                      <w:lang w:eastAsia="zh-CN"/>
                    </w:rPr>
                  </m:ctrlPr>
                </m:e>
                <m:sup>
                  <m:r>
                    <m:rPr>
                      <m:sty m:val="p"/>
                    </m:rPr>
                    <w:rPr>
                      <w:rFonts w:ascii="Cambria Math" w:hAnsi="Cambria Math" w:eastAsia="宋体"/>
                      <w:sz w:val="21"/>
                      <w:szCs w:val="21"/>
                      <w:lang w:eastAsia="zh-CN"/>
                    </w:rPr>
                    <m:t>'</m:t>
                  </m:r>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lang w:eastAsia="zh-CN"/>
                            </w:rPr>
                            <m:t>Δp</m:t>
                          </m:r>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lang w:eastAsia="zh-CN"/>
                        </w:rPr>
                        <m:t>s</m:t>
                      </m:r>
                      <m:ctrlPr>
                        <w:rPr>
                          <w:rFonts w:ascii="Cambria Math" w:hAnsi="Cambria Math" w:eastAsia="宋体"/>
                          <w:sz w:val="21"/>
                          <w:szCs w:val="21"/>
                        </w:rPr>
                      </m:ctrlPr>
                    </m:sup>
                  </m:sSup>
                  <m:ctrlPr>
                    <w:rPr>
                      <w:rFonts w:ascii="Cambria Math" w:hAnsi="Cambria Math" w:eastAsia="宋体"/>
                      <w:sz w:val="21"/>
                      <w:szCs w:val="21"/>
                      <w:lang w:eastAsia="zh-CN"/>
                    </w:rPr>
                  </m:ctrlPr>
                </m:sup>
              </m:sSup>
              <m:r>
                <m:rPr/>
                <w:rPr>
                  <w:rFonts w:ascii="Cambria Math" w:hAnsi="Cambria Math" w:eastAsia="宋体"/>
                  <w:sz w:val="21"/>
                  <w:szCs w:val="21"/>
                  <w:lang w:eastAsia="zh-CN"/>
                </w:rPr>
                <m:t>  #</m:t>
              </m:r>
              <m:r>
                <m:rPr>
                  <m:nor/>
                  <m:sty m:val="p"/>
                </m:rPr>
                <w:rPr>
                  <w:rFonts w:ascii="宋体" w:hAnsi="宋体" w:eastAsia="宋体"/>
                  <w:sz w:val="21"/>
                  <w:szCs w:val="21"/>
                  <w:lang w:eastAsia="zh-CN"/>
                </w:rPr>
                <m:t>(28)</m:t>
              </m:r>
              <m:ctrlPr>
                <w:rPr>
                  <w:rFonts w:ascii="Cambria Math" w:hAnsi="Cambria Math" w:eastAsia="宋体"/>
                  <w:sz w:val="21"/>
                  <w:szCs w:val="21"/>
                  <w:lang w:eastAsia="zh-CN"/>
                </w:rPr>
              </m:ctrlPr>
            </m:e>
          </m:eqArr>
        </m:oMath>
      </m:oMathPara>
    </w:p>
    <w:p w14:paraId="35FB2EA7">
      <w:pPr>
        <w:pStyle w:val="102"/>
      </w:pPr>
      <w:r>
        <w:rPr>
          <w:rFonts w:hint="eastAsia"/>
        </w:rPr>
        <w:t>将式（28）代入式（27）得到过滤基本方程式：</w:t>
      </w:r>
    </w:p>
    <w:p w14:paraId="00399D1B">
      <w:pPr>
        <w:pStyle w:val="3"/>
        <w:spacing w:line="300" w:lineRule="exact"/>
        <w:ind w:firstLine="420" w:firstLineChars="200"/>
        <w:rPr>
          <w:rFonts w:hint="eastAsia" w:ascii="宋体" w:hAnsi="宋体" w:eastAsia="宋体"/>
          <w:sz w:val="21"/>
          <w:szCs w:val="21"/>
        </w:rPr>
      </w:pPr>
      <m:oMathPara>
        <m:oMathParaPr>
          <m:jc m:val="center"/>
        </m:oMathParaPr>
        <m:oMath>
          <m:eqArr>
            <m:eqArrPr>
              <m:maxDist m:val="1"/>
              <m:ctrlPr>
                <w:rPr>
                  <w:rFonts w:ascii="Cambria Math" w:hAnsi="Cambria Math" w:eastAsia="宋体"/>
                  <w:i/>
                  <w:sz w:val="21"/>
                  <w:szCs w:val="21"/>
                </w:rPr>
              </m:ctrlPr>
            </m:eqArrPr>
            <m:e>
              <m:f>
                <m:fPr>
                  <m:ctrlPr>
                    <w:rPr>
                      <w:rFonts w:ascii="Cambria Math" w:hAnsi="Cambria Math" w:eastAsia="宋体"/>
                      <w:sz w:val="21"/>
                      <w:szCs w:val="21"/>
                    </w:rPr>
                  </m:ctrlPr>
                </m:fPr>
                <m:num>
                  <m:r>
                    <m:rPr/>
                    <w:rPr>
                      <w:rFonts w:ascii="Cambria Math" w:hAnsi="Cambria Math" w:eastAsia="宋体"/>
                      <w:sz w:val="21"/>
                      <w:szCs w:val="21"/>
                    </w:rPr>
                    <m:t>dV</m:t>
                  </m:r>
                  <m:ctrlPr>
                    <w:rPr>
                      <w:rFonts w:ascii="Cambria Math" w:hAnsi="Cambria Math" w:eastAsia="宋体"/>
                      <w:sz w:val="21"/>
                      <w:szCs w:val="21"/>
                    </w:rPr>
                  </m:ctrlPr>
                </m:num>
                <m:den>
                  <m:r>
                    <m:rPr/>
                    <w:rPr>
                      <w:rFonts w:ascii="Cambria Math" w:hAnsi="Cambria Math" w:eastAsia="宋体"/>
                      <w:sz w:val="21"/>
                      <w:szCs w:val="21"/>
                    </w:rPr>
                    <m:t>dθ</m:t>
                  </m:r>
                  <m:ctrlPr>
                    <w:rPr>
                      <w:rFonts w:ascii="Cambria Math" w:hAnsi="Cambria Math" w:eastAsia="宋体"/>
                      <w:sz w:val="21"/>
                      <w:szCs w:val="21"/>
                    </w:rPr>
                  </m:ctrlPr>
                </m:den>
              </m:f>
              <m:r>
                <m:rPr>
                  <m:sty m:val="p"/>
                </m:rPr>
                <w:rPr>
                  <w:rFonts w:ascii="Cambria Math" w:hAnsi="Cambria Math" w:eastAsia="宋体"/>
                  <w:sz w:val="21"/>
                  <w:szCs w:val="21"/>
                </w:rPr>
                <m:t>=</m:t>
              </m:r>
              <m:f>
                <m:fPr>
                  <m:ctrlPr>
                    <w:rPr>
                      <w:rFonts w:ascii="Cambria Math" w:hAnsi="Cambria Math" w:eastAsia="宋体"/>
                      <w:sz w:val="21"/>
                      <w:szCs w:val="21"/>
                    </w:rPr>
                  </m:ctrlPr>
                </m:fPr>
                <m:num>
                  <m:sSup>
                    <m:sSupPr>
                      <m:ctrlPr>
                        <w:rPr>
                          <w:rFonts w:ascii="Cambria Math" w:hAnsi="Cambria Math" w:eastAsia="宋体"/>
                          <w:sz w:val="21"/>
                          <w:szCs w:val="21"/>
                        </w:rPr>
                      </m:ctrlPr>
                    </m:sSupPr>
                    <m:e>
                      <m:r>
                        <m:rPr/>
                        <w:rPr>
                          <w:rFonts w:ascii="Cambria Math" w:hAnsi="Cambria Math" w:eastAsia="宋体"/>
                          <w:sz w:val="21"/>
                          <w:szCs w:val="21"/>
                        </w:rPr>
                        <m:t>A</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r>
                    <m:rPr/>
                    <w:rPr>
                      <w:rFonts w:ascii="Cambria Math" w:hAnsi="Cambria Math" w:eastAsia="宋体"/>
                      <w:sz w:val="21"/>
                      <w:szCs w:val="21"/>
                    </w:rPr>
                    <m:t>Δ</m:t>
                  </m:r>
                  <m:sSup>
                    <m:sSupPr>
                      <m:ctrlPr>
                        <w:rPr>
                          <w:rFonts w:ascii="Cambria Math" w:hAnsi="Cambria Math" w:eastAsia="宋体"/>
                          <w:sz w:val="21"/>
                          <w:szCs w:val="21"/>
                        </w:rPr>
                      </m:ctrlPr>
                    </m:sSupPr>
                    <m:e>
                      <m:r>
                        <m:rPr/>
                        <w:rPr>
                          <w:rFonts w:ascii="Cambria Math" w:hAnsi="Cambria Math" w:eastAsia="宋体"/>
                          <w:sz w:val="21"/>
                          <w:szCs w:val="21"/>
                        </w:rPr>
                        <m:t>p</m:t>
                      </m:r>
                      <m:ctrlPr>
                        <w:rPr>
                          <w:rFonts w:ascii="Cambria Math" w:hAnsi="Cambria Math" w:eastAsia="宋体"/>
                          <w:sz w:val="21"/>
                          <w:szCs w:val="21"/>
                        </w:rPr>
                      </m:ctrlPr>
                    </m:e>
                    <m:sup>
                      <m:r>
                        <m:rPr/>
                        <w:rPr>
                          <w:rFonts w:ascii="Cambria Math" w:hAnsi="Cambria Math" w:eastAsia="宋体"/>
                          <w:sz w:val="21"/>
                          <w:szCs w:val="21"/>
                        </w:rPr>
                        <m:t>1</m:t>
                      </m:r>
                      <m:r>
                        <m:rPr>
                          <m:sty m:val="p"/>
                        </m:rPr>
                        <w:rPr>
                          <w:rFonts w:ascii="Cambria Math" w:hAnsi="Cambria Math" w:eastAsia="宋体"/>
                          <w:sz w:val="21"/>
                          <w:szCs w:val="21"/>
                        </w:rPr>
                        <m:t>−</m:t>
                      </m:r>
                      <m:r>
                        <m:rPr/>
                        <w:rPr>
                          <w:rFonts w:ascii="Cambria Math" w:hAnsi="Cambria Math" w:eastAsia="宋体"/>
                          <w:sz w:val="21"/>
                          <w:szCs w:val="21"/>
                        </w:rPr>
                        <m:t>s</m:t>
                      </m:r>
                      <m:ctrlPr>
                        <w:rPr>
                          <w:rFonts w:ascii="Cambria Math" w:hAnsi="Cambria Math" w:eastAsia="宋体"/>
                          <w:sz w:val="21"/>
                          <w:szCs w:val="21"/>
                        </w:rPr>
                      </m:ctrlPr>
                    </m:sup>
                  </m:sSup>
                  <m:ctrlPr>
                    <w:rPr>
                      <w:rFonts w:ascii="Cambria Math" w:hAnsi="Cambria Math" w:eastAsia="宋体"/>
                      <w:sz w:val="21"/>
                      <w:szCs w:val="21"/>
                    </w:rPr>
                  </m:ctrlPr>
                </m:num>
                <m:den>
                  <m:r>
                    <m:rPr/>
                    <w:rPr>
                      <w:rFonts w:ascii="Cambria Math" w:hAnsi="Cambria Math" w:eastAsia="宋体"/>
                      <w:sz w:val="21"/>
                      <w:szCs w:val="21"/>
                    </w:rPr>
                    <m:t>μ</m:t>
                  </m:r>
                  <m:sSup>
                    <m:sSupPr>
                      <m:ctrlPr>
                        <w:rPr>
                          <w:rFonts w:ascii="Cambria Math" w:hAnsi="Cambria Math" w:eastAsia="宋体"/>
                          <w:sz w:val="21"/>
                          <w:szCs w:val="21"/>
                        </w:rPr>
                      </m:ctrlPr>
                    </m:sSupPr>
                    <m:e>
                      <m:r>
                        <m:rPr/>
                        <w:rPr>
                          <w:rFonts w:ascii="Cambria Math" w:hAnsi="Cambria Math" w:eastAsia="宋体"/>
                          <w:sz w:val="21"/>
                          <w:szCs w:val="21"/>
                        </w:rPr>
                        <m:t>r</m:t>
                      </m:r>
                      <m:ctrlPr>
                        <w:rPr>
                          <w:rFonts w:ascii="Cambria Math" w:hAnsi="Cambria Math" w:eastAsia="宋体"/>
                          <w:i/>
                          <w:sz w:val="21"/>
                          <w:szCs w:val="21"/>
                        </w:rPr>
                      </m:ctrlPr>
                    </m:e>
                    <m:sup>
                      <m:r>
                        <m:rPr>
                          <m:sty m:val="p"/>
                        </m:rPr>
                        <w:rPr>
                          <w:rFonts w:ascii="Cambria Math" w:hAnsi="Cambria Math" w:eastAsia="宋体"/>
                          <w:sz w:val="21"/>
                          <w:szCs w:val="21"/>
                        </w:rPr>
                        <m:t>'</m:t>
                      </m:r>
                      <m:ctrlPr>
                        <w:rPr>
                          <w:rFonts w:ascii="Cambria Math" w:hAnsi="Cambria Math" w:eastAsia="宋体"/>
                          <w:sz w:val="21"/>
                          <w:szCs w:val="21"/>
                        </w:rPr>
                      </m:ctrlPr>
                    </m:sup>
                  </m:sSup>
                  <m:r>
                    <m:rPr/>
                    <w:rPr>
                      <w:rFonts w:ascii="Cambria Math" w:hAnsi="Cambria Math" w:eastAsia="宋体"/>
                      <w:sz w:val="21"/>
                      <w:szCs w:val="21"/>
                    </w:rPr>
                    <m:t>v</m:t>
                  </m:r>
                  <m:d>
                    <m:dPr>
                      <m:ctrlPr>
                        <w:rPr>
                          <w:rFonts w:ascii="Cambria Math" w:hAnsi="Cambria Math" w:eastAsia="宋体"/>
                          <w:sz w:val="21"/>
                          <w:szCs w:val="21"/>
                        </w:rPr>
                      </m:ctrlPr>
                    </m:dPr>
                    <m:e>
                      <m:r>
                        <m:rPr/>
                        <w:rPr>
                          <w:rFonts w:ascii="Cambria Math" w:hAnsi="Cambria Math" w:eastAsia="宋体"/>
                          <w:sz w:val="21"/>
                          <w:szCs w:val="21"/>
                        </w:rPr>
                        <m:t>V</m:t>
                      </m:r>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V</m:t>
                          </m:r>
                          <m:ctrlPr>
                            <w:rPr>
                              <w:rFonts w:ascii="Cambria Math" w:hAnsi="Cambria Math" w:eastAsia="宋体"/>
                              <w:sz w:val="21"/>
                              <w:szCs w:val="21"/>
                            </w:rPr>
                          </m:ctrlPr>
                        </m:e>
                        <m:sub>
                          <m:r>
                            <m:rPr/>
                            <w:rPr>
                              <w:rFonts w:ascii="Cambria Math" w:hAnsi="Cambria Math" w:eastAsia="宋体"/>
                              <w:sz w:val="21"/>
                              <w:szCs w:val="21"/>
                            </w:rPr>
                            <m:t>e</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den>
              </m:f>
              <m:r>
                <m:rPr/>
                <w:rPr>
                  <w:rFonts w:ascii="Cambria Math" w:hAnsi="Cambria Math" w:eastAsia="宋体"/>
                  <w:sz w:val="21"/>
                  <w:szCs w:val="21"/>
                </w:rPr>
                <m:t>  #</m:t>
              </m:r>
              <m:r>
                <m:rPr>
                  <m:nor/>
                  <m:sty m:val="p"/>
                </m:rPr>
                <w:rPr>
                  <w:rFonts w:ascii="宋体" w:hAnsi="宋体" w:eastAsia="宋体"/>
                  <w:sz w:val="21"/>
                  <w:szCs w:val="21"/>
                </w:rPr>
                <m:t>(29)</m:t>
              </m:r>
              <m:ctrlPr>
                <w:rPr>
                  <w:rFonts w:ascii="Cambria Math" w:hAnsi="Cambria Math" w:eastAsia="宋体"/>
                  <w:sz w:val="21"/>
                  <w:szCs w:val="21"/>
                </w:rPr>
              </m:ctrlPr>
            </m:e>
          </m:eqArr>
        </m:oMath>
      </m:oMathPara>
    </w:p>
    <w:p w14:paraId="3D4CBF85">
      <w:pPr>
        <w:pStyle w:val="102"/>
      </w:pPr>
      <w:r>
        <w:rPr>
          <w:rFonts w:hint="eastAsia"/>
        </w:rPr>
        <w:t>该式为过滤进程中任一瞬间的过滤速率与各有关因素间的关系，是过滤计算及强化过滤操作的基本依据。对于不可压缩滤饼，</w:t>
      </w:r>
      <m:oMath>
        <m:r>
          <m:rPr/>
          <w:rPr>
            <w:rFonts w:ascii="Cambria Math" w:hAnsi="Cambria Math"/>
          </w:rPr>
          <m:t>s</m:t>
        </m:r>
        <m:r>
          <m:rPr>
            <m:sty m:val="p"/>
          </m:rPr>
          <w:rPr>
            <w:rFonts w:ascii="Cambria Math" w:hAnsi="Cambria Math"/>
          </w:rPr>
          <m:t>=</m:t>
        </m:r>
        <m:r>
          <m:rPr/>
          <w:rPr>
            <w:rFonts w:ascii="Cambria Math" w:hAnsi="Cambria Math"/>
          </w:rPr>
          <m:t>0</m:t>
        </m:r>
      </m:oMath>
      <w:r>
        <w:rPr>
          <w:rFonts w:hint="eastAsia"/>
        </w:rPr>
        <w:t>，该方程即简化为之前的形式。</w:t>
      </w:r>
    </w:p>
    <w:bookmarkEnd w:id="10"/>
    <w:p w14:paraId="445C1953">
      <w:pPr>
        <w:pStyle w:val="96"/>
        <w:rPr>
          <w:i/>
          <w:iCs/>
        </w:rPr>
      </w:pPr>
      <w:bookmarkStart w:id="11" w:name="恒压过滤方程式"/>
      <w:r>
        <w:rPr>
          <w:rFonts w:hint="eastAsia"/>
        </w:rPr>
        <w:t>2.2.3 恒压过滤方程式</w:t>
      </w:r>
    </w:p>
    <w:p w14:paraId="1C445C5F">
      <w:pPr>
        <w:pStyle w:val="102"/>
        <w:ind w:firstLine="420"/>
      </w:pPr>
      <w:r>
        <w:rPr>
          <w:rFonts w:hint="eastAsia"/>
        </w:rPr>
        <w:t xml:space="preserve">若过滤操作是在恒定压力差下进行的，则称为恒压过滤。恒压过滤时滤饼不断变厚，致使阻力愈渐增大，但推动力 </w:t>
      </w:r>
      <m:oMath>
        <m:r>
          <m:rPr/>
          <w:rPr>
            <w:rFonts w:ascii="Cambria Math" w:hAnsi="Cambria Math"/>
          </w:rPr>
          <m:t>Δp</m:t>
        </m:r>
      </m:oMath>
      <w:r>
        <w:t xml:space="preserve"> </w:t>
      </w:r>
      <w:r>
        <w:rPr>
          <w:rFonts w:hint="eastAsia"/>
        </w:rPr>
        <w:t>恒定，因面过滤速率逐渐变小。对于一定的悬浮液，若</w:t>
      </w:r>
      <m:oMath>
        <m:r>
          <m:rPr/>
          <w:rPr>
            <w:rFonts w:ascii="Cambria Math" w:hAnsi="Cambria Math"/>
          </w:rPr>
          <m:t>μ</m:t>
        </m:r>
        <m:r>
          <m:rPr>
            <m:sty m:val="p"/>
          </m:rPr>
          <w:rPr>
            <w:rFonts w:ascii="Cambria Math" w:hAnsi="Cambria Math"/>
          </w:rPr>
          <m:t>,</m:t>
        </m:r>
        <m:r>
          <m:rPr>
            <m:nor/>
            <m:sty m:val="p"/>
          </m:rPr>
          <m:t xml:space="preserve"> </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m:t>
            </m:r>
            <m:ctrlPr>
              <w:rPr>
                <w:rFonts w:ascii="Cambria Math" w:hAnsi="Cambria Math"/>
              </w:rPr>
            </m:ctrlPr>
          </m:sup>
        </m:sSup>
      </m:oMath>
      <w:r>
        <w:t xml:space="preserve"> </w:t>
      </w:r>
      <w:r>
        <w:rPr>
          <w:rFonts w:hint="eastAsia"/>
        </w:rPr>
        <w:t>及</w:t>
      </w:r>
      <w:r>
        <w:t xml:space="preserve"> </w:t>
      </w:r>
      <m:oMath>
        <m:r>
          <m:rPr/>
          <w:rPr>
            <w:rFonts w:ascii="Cambria Math" w:hAnsi="Cambria Math"/>
          </w:rPr>
          <m:t>v</m:t>
        </m:r>
      </m:oMath>
      <w:r>
        <w:t xml:space="preserve"> </w:t>
      </w:r>
      <w:r>
        <w:rPr>
          <w:rFonts w:hint="eastAsia"/>
        </w:rPr>
        <w:t>可视为常数，此时，令</w:t>
      </w:r>
    </w:p>
    <w:p w14:paraId="05986C7A">
      <w:pPr>
        <w:pStyle w:val="3"/>
        <w:spacing w:line="300" w:lineRule="exact"/>
        <w:ind w:firstLine="420" w:firstLineChars="200"/>
        <w:rPr>
          <w:rFonts w:hint="eastAsia" w:ascii="宋体" w:hAnsi="宋体" w:eastAsia="宋体"/>
          <w:sz w:val="21"/>
          <w:szCs w:val="21"/>
          <w:lang w:eastAsia="zh-CN"/>
        </w:rPr>
      </w:pPr>
      <m:oMathPara>
        <m:oMathParaPr>
          <m:jc m:val="center"/>
        </m:oMathParaPr>
        <m:oMath>
          <m:r>
            <m:rPr/>
            <w:rPr>
              <w:rFonts w:ascii="Cambria Math" w:hAnsi="Cambria Math" w:eastAsia="宋体"/>
              <w:sz w:val="21"/>
              <w:szCs w:val="21"/>
              <w:lang w:eastAsia="zh-CN"/>
            </w:rPr>
            <m:t>k</m:t>
          </m:r>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1</m:t>
              </m:r>
              <m:ctrlPr>
                <w:rPr>
                  <w:rFonts w:ascii="Cambria Math" w:hAnsi="Cambria Math" w:eastAsia="宋体"/>
                  <w:sz w:val="21"/>
                  <w:szCs w:val="21"/>
                </w:rPr>
              </m:ctrlPr>
            </m:num>
            <m:den>
              <m:r>
                <m:rPr/>
                <w:rPr>
                  <w:rFonts w:ascii="Cambria Math" w:hAnsi="Cambria Math" w:eastAsia="宋体"/>
                  <w:sz w:val="21"/>
                  <w:szCs w:val="21"/>
                  <w:lang w:eastAsia="zh-CN"/>
                </w:rPr>
                <m:t>μ</m:t>
              </m:r>
              <m:sSup>
                <m:sSupPr>
                  <m:ctrlPr>
                    <w:rPr>
                      <w:rFonts w:ascii="Cambria Math" w:hAnsi="Cambria Math" w:eastAsia="宋体"/>
                      <w:sz w:val="21"/>
                      <w:szCs w:val="21"/>
                    </w:rPr>
                  </m:ctrlPr>
                </m:sSupPr>
                <m:e>
                  <m:r>
                    <m:rPr/>
                    <w:rPr>
                      <w:rFonts w:ascii="Cambria Math" w:hAnsi="Cambria Math" w:eastAsia="宋体"/>
                      <w:sz w:val="21"/>
                      <w:szCs w:val="21"/>
                      <w:lang w:eastAsia="zh-CN"/>
                    </w:rPr>
                    <m:t>r</m:t>
                  </m:r>
                  <m:ctrlPr>
                    <w:rPr>
                      <w:rFonts w:ascii="Cambria Math" w:hAnsi="Cambria Math" w:eastAsia="宋体"/>
                      <w:sz w:val="21"/>
                      <w:szCs w:val="21"/>
                    </w:rPr>
                  </m:ctrlPr>
                </m:e>
                <m:sup>
                  <m:r>
                    <m:rPr>
                      <m:sty m:val="p"/>
                    </m:rPr>
                    <w:rPr>
                      <w:rFonts w:ascii="Cambria Math" w:hAnsi="Cambria Math" w:eastAsia="宋体"/>
                      <w:sz w:val="21"/>
                      <w:szCs w:val="21"/>
                      <w:lang w:eastAsia="zh-CN"/>
                    </w:rPr>
                    <m:t>'</m:t>
                  </m:r>
                  <m:ctrlPr>
                    <w:rPr>
                      <w:rFonts w:ascii="Cambria Math" w:hAnsi="Cambria Math" w:eastAsia="宋体"/>
                      <w:sz w:val="21"/>
                      <w:szCs w:val="21"/>
                    </w:rPr>
                  </m:ctrlPr>
                </m:sup>
              </m:sSup>
              <m:r>
                <m:rPr/>
                <w:rPr>
                  <w:rFonts w:ascii="Cambria Math" w:hAnsi="Cambria Math" w:eastAsia="宋体"/>
                  <w:sz w:val="21"/>
                  <w:szCs w:val="21"/>
                  <w:lang w:eastAsia="zh-CN"/>
                </w:rPr>
                <m:t>v</m:t>
              </m:r>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(30)</m:t>
          </m:r>
        </m:oMath>
      </m:oMathPara>
    </w:p>
    <w:p w14:paraId="43862E21">
      <w:pPr>
        <w:pStyle w:val="102"/>
      </w:pPr>
      <w:r>
        <w:rPr>
          <w:rFonts w:hint="eastAsia"/>
        </w:rPr>
        <w:t>将式（30）代入式（29），得</w:t>
      </w:r>
    </w:p>
    <w:p w14:paraId="0DA48F78">
      <w:pPr>
        <w:pStyle w:val="3"/>
        <w:spacing w:line="300" w:lineRule="exact"/>
        <w:ind w:firstLine="420" w:firstLineChars="200"/>
        <w:rPr>
          <w:rFonts w:hint="eastAsia" w:ascii="宋体" w:hAnsi="宋体" w:eastAsia="宋体"/>
          <w:sz w:val="21"/>
          <w:szCs w:val="21"/>
        </w:rPr>
      </w:pPr>
      <m:oMathPara>
        <m:oMathParaPr>
          <m:jc m:val="center"/>
        </m:oMathParaPr>
        <m:oMath>
          <m:f>
            <m:fPr>
              <m:ctrlPr>
                <w:rPr>
                  <w:rFonts w:ascii="Cambria Math" w:hAnsi="Cambria Math" w:eastAsia="宋体"/>
                  <w:sz w:val="21"/>
                  <w:szCs w:val="21"/>
                </w:rPr>
              </m:ctrlPr>
            </m:fPr>
            <m:num>
              <m:r>
                <m:rPr/>
                <w:rPr>
                  <w:rFonts w:ascii="Cambria Math" w:hAnsi="Cambria Math" w:eastAsia="宋体"/>
                  <w:sz w:val="21"/>
                  <w:szCs w:val="21"/>
                </w:rPr>
                <m:t>dV</m:t>
              </m:r>
              <m:ctrlPr>
                <w:rPr>
                  <w:rFonts w:ascii="Cambria Math" w:hAnsi="Cambria Math" w:eastAsia="宋体"/>
                  <w:sz w:val="21"/>
                  <w:szCs w:val="21"/>
                </w:rPr>
              </m:ctrlPr>
            </m:num>
            <m:den>
              <m:r>
                <m:rPr/>
                <w:rPr>
                  <w:rFonts w:ascii="Cambria Math" w:hAnsi="Cambria Math" w:eastAsia="宋体"/>
                  <w:sz w:val="21"/>
                  <w:szCs w:val="21"/>
                </w:rPr>
                <m:t>dθ</m:t>
              </m:r>
              <m:ctrlPr>
                <w:rPr>
                  <w:rFonts w:ascii="Cambria Math" w:hAnsi="Cambria Math" w:eastAsia="宋体"/>
                  <w:sz w:val="21"/>
                  <w:szCs w:val="21"/>
                </w:rPr>
              </m:ctrlPr>
            </m:den>
          </m:f>
          <m:r>
            <m:rPr>
              <m:sty m:val="p"/>
            </m:rPr>
            <w:rPr>
              <w:rFonts w:ascii="Cambria Math" w:hAnsi="Cambria Math" w:eastAsia="宋体"/>
              <w:sz w:val="21"/>
              <w:szCs w:val="21"/>
            </w:rPr>
            <m:t>=</m:t>
          </m:r>
          <m:f>
            <m:fPr>
              <m:ctrlPr>
                <w:rPr>
                  <w:rFonts w:ascii="Cambria Math" w:hAnsi="Cambria Math" w:eastAsia="宋体"/>
                  <w:sz w:val="21"/>
                  <w:szCs w:val="21"/>
                </w:rPr>
              </m:ctrlPr>
            </m:fPr>
            <m:num>
              <m:r>
                <m:rPr/>
                <w:rPr>
                  <w:rFonts w:ascii="Cambria Math" w:hAnsi="Cambria Math" w:eastAsia="宋体"/>
                  <w:sz w:val="21"/>
                  <w:szCs w:val="21"/>
                </w:rPr>
                <m:t>k</m:t>
              </m:r>
              <m:sSup>
                <m:sSupPr>
                  <m:ctrlPr>
                    <w:rPr>
                      <w:rFonts w:ascii="Cambria Math" w:hAnsi="Cambria Math" w:eastAsia="宋体"/>
                      <w:sz w:val="21"/>
                      <w:szCs w:val="21"/>
                    </w:rPr>
                  </m:ctrlPr>
                </m:sSupPr>
                <m:e>
                  <m:r>
                    <m:rPr/>
                    <w:rPr>
                      <w:rFonts w:ascii="Cambria Math" w:hAnsi="Cambria Math" w:eastAsia="宋体"/>
                      <w:sz w:val="21"/>
                      <w:szCs w:val="21"/>
                    </w:rPr>
                    <m:t>A</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r>
                <m:rPr/>
                <w:rPr>
                  <w:rFonts w:ascii="Cambria Math" w:hAnsi="Cambria Math" w:eastAsia="宋体"/>
                  <w:sz w:val="21"/>
                  <w:szCs w:val="21"/>
                </w:rPr>
                <m:t>Δ</m:t>
              </m:r>
              <m:sSup>
                <m:sSupPr>
                  <m:ctrlPr>
                    <w:rPr>
                      <w:rFonts w:ascii="Cambria Math" w:hAnsi="Cambria Math" w:eastAsia="宋体"/>
                      <w:sz w:val="21"/>
                      <w:szCs w:val="21"/>
                    </w:rPr>
                  </m:ctrlPr>
                </m:sSupPr>
                <m:e>
                  <m:r>
                    <m:rPr/>
                    <w:rPr>
                      <w:rFonts w:ascii="Cambria Math" w:hAnsi="Cambria Math" w:eastAsia="宋体"/>
                      <w:sz w:val="21"/>
                      <w:szCs w:val="21"/>
                    </w:rPr>
                    <m:t>p</m:t>
                  </m:r>
                  <m:ctrlPr>
                    <w:rPr>
                      <w:rFonts w:ascii="Cambria Math" w:hAnsi="Cambria Math" w:eastAsia="宋体"/>
                      <w:sz w:val="21"/>
                      <w:szCs w:val="21"/>
                    </w:rPr>
                  </m:ctrlPr>
                </m:e>
                <m:sup>
                  <m:r>
                    <m:rPr/>
                    <w:rPr>
                      <w:rFonts w:ascii="Cambria Math" w:hAnsi="Cambria Math" w:eastAsia="宋体"/>
                      <w:sz w:val="21"/>
                      <w:szCs w:val="21"/>
                    </w:rPr>
                    <m:t>1</m:t>
                  </m:r>
                  <m:r>
                    <m:rPr>
                      <m:sty m:val="p"/>
                    </m:rPr>
                    <w:rPr>
                      <w:rFonts w:ascii="Cambria Math" w:hAnsi="Cambria Math" w:eastAsia="宋体"/>
                      <w:sz w:val="21"/>
                      <w:szCs w:val="21"/>
                    </w:rPr>
                    <m:t>−</m:t>
                  </m:r>
                  <m:r>
                    <m:rPr/>
                    <w:rPr>
                      <w:rFonts w:ascii="Cambria Math" w:hAnsi="Cambria Math" w:eastAsia="宋体"/>
                      <w:sz w:val="21"/>
                      <w:szCs w:val="21"/>
                    </w:rPr>
                    <m:t>s</m:t>
                  </m:r>
                  <m:ctrlPr>
                    <w:rPr>
                      <w:rFonts w:ascii="Cambria Math" w:hAnsi="Cambria Math" w:eastAsia="宋体"/>
                      <w:sz w:val="21"/>
                      <w:szCs w:val="21"/>
                    </w:rPr>
                  </m:ctrlPr>
                </m:sup>
              </m:sSup>
              <m:ctrlPr>
                <w:rPr>
                  <w:rFonts w:ascii="Cambria Math" w:hAnsi="Cambria Math" w:eastAsia="宋体"/>
                  <w:sz w:val="21"/>
                  <w:szCs w:val="21"/>
                </w:rPr>
              </m:ctrlPr>
            </m:num>
            <m:den>
              <m:r>
                <m:rPr/>
                <w:rPr>
                  <w:rFonts w:ascii="Cambria Math" w:hAnsi="Cambria Math" w:eastAsia="宋体"/>
                  <w:sz w:val="21"/>
                  <w:szCs w:val="21"/>
                </w:rPr>
                <m:t>V</m:t>
              </m:r>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V</m:t>
                  </m:r>
                  <m:ctrlPr>
                    <w:rPr>
                      <w:rFonts w:ascii="Cambria Math" w:hAnsi="Cambria Math" w:eastAsia="宋体"/>
                      <w:sz w:val="21"/>
                      <w:szCs w:val="21"/>
                    </w:rPr>
                  </m:ctrlPr>
                </m:e>
                <m:sub>
                  <m:r>
                    <m:rPr/>
                    <w:rPr>
                      <w:rFonts w:ascii="Cambria Math" w:hAnsi="Cambria Math" w:eastAsia="宋体"/>
                      <w:sz w:val="21"/>
                      <w:szCs w:val="21"/>
                    </w:rPr>
                    <m:t>e</m:t>
                  </m:r>
                  <m:ctrlPr>
                    <w:rPr>
                      <w:rFonts w:ascii="Cambria Math" w:hAnsi="Cambria Math" w:eastAsia="宋体"/>
                      <w:sz w:val="21"/>
                      <w:szCs w:val="21"/>
                    </w:rPr>
                  </m:ctrlPr>
                </m:sub>
              </m:sSub>
              <m:ctrlPr>
                <w:rPr>
                  <w:rFonts w:ascii="Cambria Math" w:hAnsi="Cambria Math" w:eastAsia="宋体"/>
                  <w:sz w:val="21"/>
                  <w:szCs w:val="21"/>
                </w:rPr>
              </m:ctrlPr>
            </m:den>
          </m:f>
          <m:r>
            <m:rPr/>
            <w:rPr>
              <w:rFonts w:ascii="Cambria Math" w:hAnsi="Cambria Math" w:eastAsia="宋体"/>
              <w:sz w:val="21"/>
              <w:szCs w:val="21"/>
            </w:rPr>
            <m:t>  #</m:t>
          </m:r>
          <m:r>
            <m:rPr>
              <m:nor/>
              <m:sty m:val="p"/>
            </m:rPr>
            <w:rPr>
              <w:rFonts w:ascii="宋体" w:hAnsi="宋体" w:eastAsia="宋体"/>
              <w:sz w:val="21"/>
              <w:szCs w:val="21"/>
            </w:rPr>
            <m:t>(31)</m:t>
          </m:r>
        </m:oMath>
      </m:oMathPara>
    </w:p>
    <w:p w14:paraId="7D209C26">
      <w:pPr>
        <w:pStyle w:val="102"/>
      </w:pPr>
      <w:r>
        <w:rPr>
          <w:rFonts w:hint="eastAsia"/>
        </w:rPr>
        <w:t>恒压过滤时，压力差</w:t>
      </w:r>
      <w:r>
        <w:t xml:space="preserve"> </w:t>
      </w:r>
      <m:oMath>
        <m:r>
          <m:rPr/>
          <w:rPr>
            <w:rFonts w:ascii="Cambria Math" w:hAnsi="Cambria Math"/>
          </w:rPr>
          <m:t>Δp</m:t>
        </m:r>
      </m:oMath>
      <w:r>
        <w:t xml:space="preserve"> </w:t>
      </w:r>
      <w:r>
        <w:rPr>
          <w:rFonts w:hint="eastAsia"/>
        </w:rPr>
        <w:t>不变，</w:t>
      </w:r>
      <m:oMath>
        <m:r>
          <m:rPr/>
          <w:rPr>
            <w:rFonts w:ascii="Cambria Math" w:hAnsi="Cambria Math"/>
          </w:rPr>
          <m:t>k</m:t>
        </m:r>
        <m:r>
          <m:rPr>
            <m:sty m:val="p"/>
          </m:rPr>
          <w:rPr>
            <w:rFonts w:ascii="Cambria Math" w:hAnsi="Cambria Math"/>
          </w:rPr>
          <m:t>,</m:t>
        </m:r>
        <m:r>
          <m:rPr>
            <m:nor/>
            <m:sty m:val="p"/>
          </m:rPr>
          <m:t xml:space="preserve"> </m:t>
        </m:r>
        <m:r>
          <m:rPr/>
          <w:rPr>
            <w:rFonts w:ascii="Cambria Math" w:hAnsi="Cambria Math"/>
          </w:rPr>
          <m:t>A</m:t>
        </m:r>
        <m:r>
          <m:rPr>
            <m:sty m:val="p"/>
          </m:rPr>
          <w:rPr>
            <w:rFonts w:ascii="Cambria Math" w:hAnsi="Cambria Math"/>
          </w:rPr>
          <m:t>,</m:t>
        </m:r>
        <m:r>
          <m:rPr>
            <m:nor/>
            <m:sty m:val="p"/>
          </m:rPr>
          <m:t xml:space="preserve"> </m:t>
        </m:r>
        <m:r>
          <m:rPr/>
          <w:rPr>
            <w:rFonts w:ascii="Cambria Math" w:hAnsi="Cambria Math"/>
          </w:rPr>
          <m:t>s</m:t>
        </m:r>
      </m:oMath>
      <w:r>
        <w:rPr>
          <w:rFonts w:hint="eastAsia"/>
        </w:rPr>
        <w:t>都是常数。再令</w:t>
      </w:r>
    </w:p>
    <w:p w14:paraId="6713486D">
      <w:pPr>
        <w:pStyle w:val="3"/>
        <w:spacing w:line="300" w:lineRule="exact"/>
        <w:ind w:firstLine="420" w:firstLineChars="200"/>
        <w:rPr>
          <w:rFonts w:hint="eastAsia" w:ascii="宋体" w:hAnsi="宋体" w:eastAsia="宋体"/>
          <w:sz w:val="21"/>
          <w:szCs w:val="21"/>
          <w:lang w:eastAsia="zh-CN"/>
        </w:rPr>
      </w:pPr>
      <m:oMathPara>
        <m:oMathParaPr>
          <m:jc m:val="center"/>
        </m:oMathParaPr>
        <m:oMath>
          <m:r>
            <m:rPr/>
            <w:rPr>
              <w:rFonts w:ascii="Cambria Math" w:hAnsi="Cambria Math" w:eastAsia="宋体"/>
              <w:sz w:val="21"/>
              <w:szCs w:val="21"/>
              <w:lang w:eastAsia="zh-CN"/>
            </w:rPr>
            <m:t>K</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2kΔ</m:t>
          </m:r>
          <m:sSup>
            <m:sSupPr>
              <m:ctrlPr>
                <w:rPr>
                  <w:rFonts w:ascii="Cambria Math" w:hAnsi="Cambria Math" w:eastAsia="宋体"/>
                  <w:sz w:val="21"/>
                  <w:szCs w:val="21"/>
                </w:rPr>
              </m:ctrlPr>
            </m:sSupPr>
            <m:e>
              <m:r>
                <m:rPr/>
                <w:rPr>
                  <w:rFonts w:ascii="Cambria Math" w:hAnsi="Cambria Math" w:eastAsia="宋体"/>
                  <w:sz w:val="21"/>
                  <w:szCs w:val="21"/>
                  <w:lang w:eastAsia="zh-CN"/>
                </w:rPr>
                <m:t>p</m:t>
              </m:r>
              <m:ctrlPr>
                <w:rPr>
                  <w:rFonts w:ascii="Cambria Math" w:hAnsi="Cambria Math" w:eastAsia="宋体"/>
                  <w:sz w:val="21"/>
                  <w:szCs w:val="21"/>
                </w:rPr>
              </m:ctrlPr>
            </m:e>
            <m:sup>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s</m:t>
              </m:r>
              <m:ctrlPr>
                <w:rPr>
                  <w:rFonts w:ascii="Cambria Math" w:hAnsi="Cambria Math" w:eastAsia="宋体"/>
                  <w:sz w:val="21"/>
                  <w:szCs w:val="21"/>
                </w:rPr>
              </m:ctrlPr>
            </m:sup>
          </m:sSup>
          <m:r>
            <m:rPr/>
            <w:rPr>
              <w:rFonts w:ascii="Cambria Math" w:hAnsi="Cambria Math" w:eastAsia="宋体"/>
              <w:sz w:val="21"/>
              <w:szCs w:val="21"/>
              <w:lang w:eastAsia="zh-CN"/>
            </w:rPr>
            <m:t>  #</m:t>
          </m:r>
          <m:r>
            <m:rPr>
              <m:nor/>
              <m:sty m:val="p"/>
            </m:rPr>
            <w:rPr>
              <w:rFonts w:ascii="宋体" w:hAnsi="宋体" w:eastAsia="宋体"/>
              <w:sz w:val="21"/>
              <w:szCs w:val="21"/>
              <w:lang w:eastAsia="zh-CN"/>
            </w:rPr>
            <m:t>(32)</m:t>
          </m:r>
        </m:oMath>
      </m:oMathPara>
    </w:p>
    <w:p w14:paraId="69CE69B8">
      <w:pPr>
        <w:pStyle w:val="102"/>
      </w:pPr>
      <w:r>
        <w:rPr>
          <w:rFonts w:hint="eastAsia"/>
        </w:rPr>
        <w:t>将式（32）代入式（31），得</w:t>
      </w:r>
    </w:p>
    <w:p w14:paraId="144E2AE8">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f>
                <m:fPr>
                  <m:ctrlPr>
                    <w:rPr>
                      <w:rFonts w:ascii="Cambria Math" w:hAnsi="Cambria Math" w:eastAsia="宋体"/>
                      <w:sz w:val="21"/>
                      <w:szCs w:val="21"/>
                    </w:rPr>
                  </m:ctrlPr>
                </m:fPr>
                <m:num>
                  <m:r>
                    <m:rPr/>
                    <w:rPr>
                      <w:rFonts w:ascii="Cambria Math" w:hAnsi="Cambria Math" w:eastAsia="宋体"/>
                      <w:sz w:val="21"/>
                      <w:szCs w:val="21"/>
                      <w:lang w:eastAsia="zh-CN"/>
                    </w:rPr>
                    <m:t>dV</m:t>
                  </m:r>
                  <m:ctrlPr>
                    <w:rPr>
                      <w:rFonts w:ascii="Cambria Math" w:hAnsi="Cambria Math" w:eastAsia="宋体"/>
                      <w:sz w:val="21"/>
                      <w:szCs w:val="21"/>
                    </w:rPr>
                  </m:ctrlPr>
                </m:num>
                <m:den>
                  <m:r>
                    <m:rPr/>
                    <w:rPr>
                      <w:rFonts w:ascii="Cambria Math" w:hAnsi="Cambria Math" w:eastAsia="宋体"/>
                      <w:sz w:val="21"/>
                      <w:szCs w:val="21"/>
                      <w:lang w:eastAsia="zh-CN"/>
                    </w:rPr>
                    <m:t>dθ</m:t>
                  </m:r>
                  <m:ctrlPr>
                    <w:rPr>
                      <w:rFonts w:ascii="Cambria Math" w:hAnsi="Cambria Math" w:eastAsia="宋体"/>
                      <w:sz w:val="21"/>
                      <w:szCs w:val="21"/>
                    </w:rPr>
                  </m:ctrlPr>
                </m:den>
              </m:f>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K</m:t>
                  </m:r>
                  <m:sSup>
                    <m:sSupPr>
                      <m:ctrlPr>
                        <w:rPr>
                          <w:rFonts w:ascii="Cambria Math" w:hAnsi="Cambria Math" w:eastAsia="宋体"/>
                          <w:sz w:val="21"/>
                          <w:szCs w:val="21"/>
                        </w:rPr>
                      </m:ctrlPr>
                    </m:sSupPr>
                    <m:e>
                      <m:r>
                        <m:rPr/>
                        <w:rPr>
                          <w:rFonts w:ascii="Cambria Math" w:hAnsi="Cambria Math" w:eastAsia="宋体"/>
                          <w:sz w:val="21"/>
                          <w:szCs w:val="21"/>
                          <w:lang w:eastAsia="zh-CN"/>
                        </w:rPr>
                        <m:t>A</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ctrlPr>
                    <w:rPr>
                      <w:rFonts w:ascii="Cambria Math" w:hAnsi="Cambria Math" w:eastAsia="宋体"/>
                      <w:sz w:val="21"/>
                      <w:szCs w:val="21"/>
                    </w:rPr>
                  </m:ctrlPr>
                </m:num>
                <m:den>
                  <m:r>
                    <m:rPr/>
                    <w:rPr>
                      <w:rFonts w:ascii="Cambria Math" w:hAnsi="Cambria Math" w:eastAsia="宋体"/>
                      <w:sz w:val="21"/>
                      <w:szCs w:val="21"/>
                      <w:lang w:eastAsia="zh-CN"/>
                    </w:rPr>
                    <m:t>2</m:t>
                  </m:r>
                  <m:d>
                    <m:dPr>
                      <m:ctrlPr>
                        <w:rPr>
                          <w:rFonts w:ascii="Cambria Math" w:hAnsi="Cambria Math" w:eastAsia="宋体"/>
                          <w:sz w:val="21"/>
                          <w:szCs w:val="21"/>
                        </w:rPr>
                      </m:ctrlPr>
                    </m:dPr>
                    <m:e>
                      <m:r>
                        <m:rPr/>
                        <w:rPr>
                          <w:rFonts w:ascii="Cambria Math" w:hAnsi="Cambria Math" w:eastAsia="宋体"/>
                          <w:sz w:val="21"/>
                          <w:szCs w:val="21"/>
                          <w:lang w:eastAsia="zh-CN"/>
                        </w:rPr>
                        <m:t>V</m:t>
                      </m:r>
                      <m:r>
                        <m:rPr>
                          <m:sty m:val="p"/>
                        </m:rPr>
                        <w:rPr>
                          <w:rFonts w:ascii="Cambria Math" w:hAnsi="Cambria Math" w:eastAsia="宋体"/>
                          <w:sz w:val="21"/>
                          <w:szCs w:val="21"/>
                          <w:lang w:eastAsia="zh-CN"/>
                        </w:rPr>
                        <m:t>+</m:t>
                      </m:r>
                      <m:sSub>
                        <m:sSubPr>
                          <m:ctrlPr>
                            <w:rPr>
                              <w:rFonts w:ascii="Cambria Math" w:hAnsi="Cambria Math" w:eastAsia="宋体"/>
                              <w:sz w:val="21"/>
                              <w:szCs w:val="21"/>
                            </w:rPr>
                          </m:ctrlPr>
                        </m:sSubPr>
                        <m:e>
                          <m:r>
                            <m:rPr/>
                            <w:rPr>
                              <w:rFonts w:ascii="Cambria Math" w:hAnsi="Cambria Math" w:eastAsia="宋体"/>
                              <w:sz w:val="21"/>
                              <w:szCs w:val="21"/>
                              <w:lang w:eastAsia="zh-CN"/>
                            </w:rPr>
                            <m:t>V</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(33)</m:t>
              </m:r>
              <m:ctrlPr>
                <w:rPr>
                  <w:rFonts w:ascii="Cambria Math" w:hAnsi="Cambria Math" w:eastAsia="宋体"/>
                  <w:sz w:val="21"/>
                  <w:szCs w:val="21"/>
                  <w:lang w:eastAsia="zh-CN"/>
                </w:rPr>
              </m:ctrlPr>
            </m:e>
          </m:eqArr>
        </m:oMath>
      </m:oMathPara>
    </w:p>
    <w:p w14:paraId="4711D122">
      <w:pPr>
        <w:pStyle w:val="102"/>
      </w:pPr>
      <w:r>
        <w:rPr>
          <w:rFonts w:hint="eastAsia"/>
        </w:rPr>
        <w:t>对式（33）积分，积分上下限为：过滤时间</w:t>
      </w:r>
      <w:r>
        <w:t xml:space="preserve"> </w:t>
      </w:r>
      <m:oMath>
        <m:r>
          <m:rPr/>
          <w:rPr>
            <w:rFonts w:ascii="Cambria Math" w:hAnsi="Cambria Math"/>
          </w:rPr>
          <m:t>0</m:t>
        </m:r>
        <m:r>
          <m:rPr>
            <m:sty m:val="p"/>
          </m:rPr>
          <w:rPr>
            <w:rFonts w:ascii="Cambria Math" w:hAnsi="Cambria Math"/>
          </w:rPr>
          <m:t>→</m:t>
        </m:r>
        <m:r>
          <m:rPr/>
          <w:rPr>
            <w:rFonts w:ascii="Cambria Math" w:hAnsi="Cambria Math"/>
          </w:rPr>
          <m:t>θ</m:t>
        </m:r>
      </m:oMath>
      <w:r>
        <w:rPr>
          <w:rFonts w:hint="eastAsia"/>
        </w:rPr>
        <w:t>，滤液体积</w:t>
      </w:r>
      <w:r>
        <w:t xml:space="preserve"> </w:t>
      </w:r>
      <m:oMath>
        <m:r>
          <m:rPr/>
          <w:rPr>
            <w:rFonts w:ascii="Cambria Math" w:hAnsi="Cambria Math"/>
          </w:rPr>
          <m:t>0</m:t>
        </m:r>
        <m:r>
          <m:rPr>
            <m:sty m:val="p"/>
          </m:rPr>
          <w:rPr>
            <w:rFonts w:ascii="Cambria Math" w:hAnsi="Cambria Math"/>
          </w:rPr>
          <m:t>→</m:t>
        </m:r>
        <m:r>
          <m:rPr/>
          <w:rPr>
            <w:rFonts w:ascii="Cambria Math" w:hAnsi="Cambria Math"/>
          </w:rPr>
          <m:t>V</m:t>
        </m:r>
      </m:oMath>
      <w:r>
        <w:rPr>
          <w:rFonts w:hint="eastAsia"/>
        </w:rPr>
        <w:t>，即</w:t>
      </w:r>
    </w:p>
    <w:p w14:paraId="15E83AB2">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rPr>
              </m:ctrlPr>
            </m:eqArrPr>
            <m:e>
              <m:nary>
                <m:naryPr>
                  <m:limLoc m:val="subSup"/>
                  <m:ctrlPr>
                    <w:rPr>
                      <w:rFonts w:ascii="Cambria Math" w:hAnsi="Cambria Math" w:eastAsia="宋体"/>
                      <w:sz w:val="21"/>
                      <w:szCs w:val="21"/>
                    </w:rPr>
                  </m:ctrlPr>
                </m:naryPr>
                <m:sub>
                  <m:r>
                    <m:rPr/>
                    <w:rPr>
                      <w:rFonts w:ascii="Cambria Math" w:hAnsi="Cambria Math" w:eastAsia="宋体"/>
                      <w:sz w:val="21"/>
                      <w:szCs w:val="21"/>
                    </w:rPr>
                    <m:t>0</m:t>
                  </m:r>
                  <m:ctrlPr>
                    <w:rPr>
                      <w:rFonts w:ascii="Cambria Math" w:hAnsi="Cambria Math" w:eastAsia="宋体"/>
                      <w:sz w:val="21"/>
                      <w:szCs w:val="21"/>
                    </w:rPr>
                  </m:ctrlPr>
                </m:sub>
                <m:sup>
                  <m:r>
                    <m:rPr/>
                    <w:rPr>
                      <w:rFonts w:ascii="Cambria Math" w:hAnsi="Cambria Math" w:eastAsia="宋体"/>
                      <w:sz w:val="21"/>
                      <w:szCs w:val="21"/>
                    </w:rPr>
                    <m:t>V</m:t>
                  </m:r>
                  <m:ctrlPr>
                    <w:rPr>
                      <w:rFonts w:ascii="Cambria Math" w:hAnsi="Cambria Math" w:eastAsia="宋体"/>
                      <w:sz w:val="21"/>
                      <w:szCs w:val="21"/>
                    </w:rPr>
                  </m:ctrlPr>
                </m:sup>
                <m:e>
                  <m:d>
                    <m:dPr>
                      <m:ctrlPr>
                        <w:rPr>
                          <w:rFonts w:ascii="Cambria Math" w:hAnsi="Cambria Math" w:eastAsia="宋体"/>
                          <w:sz w:val="21"/>
                          <w:szCs w:val="21"/>
                        </w:rPr>
                      </m:ctrlPr>
                    </m:dPr>
                    <m:e>
                      <m:r>
                        <m:rPr/>
                        <w:rPr>
                          <w:rFonts w:ascii="Cambria Math" w:hAnsi="Cambria Math" w:eastAsia="宋体"/>
                          <w:sz w:val="21"/>
                          <w:szCs w:val="21"/>
                        </w:rPr>
                        <m:t>V</m:t>
                      </m:r>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V</m:t>
                          </m:r>
                          <m:ctrlPr>
                            <w:rPr>
                              <w:rFonts w:ascii="Cambria Math" w:hAnsi="Cambria Math" w:eastAsia="宋体"/>
                              <w:sz w:val="21"/>
                              <w:szCs w:val="21"/>
                            </w:rPr>
                          </m:ctrlPr>
                        </m:e>
                        <m:sub>
                          <m:r>
                            <m:rPr/>
                            <w:rPr>
                              <w:rFonts w:ascii="Cambria Math" w:hAnsi="Cambria Math" w:eastAsia="宋体"/>
                              <w:sz w:val="21"/>
                              <w:szCs w:val="21"/>
                            </w:rPr>
                            <m:t>e</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e>
              </m:nary>
              <m:r>
                <m:rPr/>
                <w:rPr>
                  <w:rFonts w:ascii="Cambria Math" w:hAnsi="Cambria Math" w:eastAsia="宋体"/>
                  <w:sz w:val="21"/>
                  <w:szCs w:val="21"/>
                </w:rPr>
                <m:t>dV</m:t>
              </m:r>
              <m:r>
                <m:rPr>
                  <m:sty m:val="p"/>
                </m:rPr>
                <w:rPr>
                  <w:rFonts w:ascii="Cambria Math" w:hAnsi="Cambria Math" w:eastAsia="宋体"/>
                  <w:sz w:val="21"/>
                  <w:szCs w:val="21"/>
                </w:rPr>
                <m:t>=</m:t>
              </m:r>
              <m:f>
                <m:fPr>
                  <m:ctrlPr>
                    <w:rPr>
                      <w:rFonts w:ascii="Cambria Math" w:hAnsi="Cambria Math" w:eastAsia="宋体"/>
                      <w:sz w:val="21"/>
                      <w:szCs w:val="21"/>
                    </w:rPr>
                  </m:ctrlPr>
                </m:fPr>
                <m:num>
                  <m:r>
                    <m:rPr/>
                    <w:rPr>
                      <w:rFonts w:ascii="Cambria Math" w:hAnsi="Cambria Math" w:eastAsia="宋体"/>
                      <w:sz w:val="21"/>
                      <w:szCs w:val="21"/>
                    </w:rPr>
                    <m:t>1</m:t>
                  </m:r>
                  <m:ctrlPr>
                    <w:rPr>
                      <w:rFonts w:ascii="Cambria Math" w:hAnsi="Cambria Math" w:eastAsia="宋体"/>
                      <w:sz w:val="21"/>
                      <w:szCs w:val="21"/>
                    </w:rPr>
                  </m:ctrlPr>
                </m:num>
                <m:den>
                  <m:r>
                    <m:rPr/>
                    <w:rPr>
                      <w:rFonts w:ascii="Cambria Math" w:hAnsi="Cambria Math" w:eastAsia="宋体"/>
                      <w:sz w:val="21"/>
                      <w:szCs w:val="21"/>
                    </w:rPr>
                    <m:t>2</m:t>
                  </m:r>
                  <m:ctrlPr>
                    <w:rPr>
                      <w:rFonts w:ascii="Cambria Math" w:hAnsi="Cambria Math" w:eastAsia="宋体"/>
                      <w:sz w:val="21"/>
                      <w:szCs w:val="21"/>
                    </w:rPr>
                  </m:ctrlPr>
                </m:den>
              </m:f>
              <m:r>
                <m:rPr/>
                <w:rPr>
                  <w:rFonts w:ascii="Cambria Math" w:hAnsi="Cambria Math" w:eastAsia="宋体"/>
                  <w:sz w:val="21"/>
                  <w:szCs w:val="21"/>
                </w:rPr>
                <m:t>K</m:t>
              </m:r>
              <m:sSup>
                <m:sSupPr>
                  <m:ctrlPr>
                    <w:rPr>
                      <w:rFonts w:ascii="Cambria Math" w:hAnsi="Cambria Math" w:eastAsia="宋体"/>
                      <w:sz w:val="21"/>
                      <w:szCs w:val="21"/>
                    </w:rPr>
                  </m:ctrlPr>
                </m:sSupPr>
                <m:e>
                  <m:r>
                    <m:rPr/>
                    <w:rPr>
                      <w:rFonts w:ascii="Cambria Math" w:hAnsi="Cambria Math" w:eastAsia="宋体"/>
                      <w:sz w:val="21"/>
                      <w:szCs w:val="21"/>
                    </w:rPr>
                    <m:t>A</m:t>
                  </m:r>
                  <m:ctrlPr>
                    <w:rPr>
                      <w:rFonts w:ascii="Cambria Math" w:hAnsi="Cambria Math" w:eastAsia="宋体"/>
                      <w:sz w:val="21"/>
                      <w:szCs w:val="21"/>
                    </w:rPr>
                  </m:ctrlPr>
                </m:e>
                <m:sup>
                  <m:r>
                    <m:rPr/>
                    <w:rPr>
                      <w:rFonts w:ascii="Cambria Math" w:hAnsi="Cambria Math" w:eastAsia="宋体"/>
                      <w:sz w:val="21"/>
                      <w:szCs w:val="21"/>
                    </w:rPr>
                    <m:t>2</m:t>
                  </m:r>
                  <m:ctrlPr>
                    <w:rPr>
                      <w:rFonts w:ascii="Cambria Math" w:hAnsi="Cambria Math" w:eastAsia="宋体"/>
                      <w:sz w:val="21"/>
                      <w:szCs w:val="21"/>
                    </w:rPr>
                  </m:ctrlPr>
                </m:sup>
              </m:sSup>
              <m:nary>
                <m:naryPr>
                  <m:limLoc m:val="subSup"/>
                  <m:ctrlPr>
                    <w:rPr>
                      <w:rFonts w:ascii="Cambria Math" w:hAnsi="Cambria Math" w:eastAsia="宋体"/>
                      <w:sz w:val="21"/>
                      <w:szCs w:val="21"/>
                    </w:rPr>
                  </m:ctrlPr>
                </m:naryPr>
                <m:sub>
                  <m:r>
                    <m:rPr/>
                    <w:rPr>
                      <w:rFonts w:ascii="Cambria Math" w:hAnsi="Cambria Math" w:eastAsia="宋体"/>
                      <w:sz w:val="21"/>
                      <w:szCs w:val="21"/>
                    </w:rPr>
                    <m:t>0</m:t>
                  </m:r>
                  <m:ctrlPr>
                    <w:rPr>
                      <w:rFonts w:ascii="Cambria Math" w:hAnsi="Cambria Math" w:eastAsia="宋体"/>
                      <w:sz w:val="21"/>
                      <w:szCs w:val="21"/>
                    </w:rPr>
                  </m:ctrlPr>
                </m:sub>
                <m:sup>
                  <m:r>
                    <m:rPr/>
                    <w:rPr>
                      <w:rFonts w:ascii="Cambria Math" w:hAnsi="Cambria Math" w:eastAsia="宋体"/>
                      <w:sz w:val="21"/>
                      <w:szCs w:val="21"/>
                    </w:rPr>
                    <m:t>θ</m:t>
                  </m:r>
                  <m:ctrlPr>
                    <w:rPr>
                      <w:rFonts w:ascii="Cambria Math" w:hAnsi="Cambria Math" w:eastAsia="宋体"/>
                      <w:sz w:val="21"/>
                      <w:szCs w:val="21"/>
                    </w:rPr>
                  </m:ctrlPr>
                </m:sup>
                <m:e>
                  <m:r>
                    <m:rPr/>
                    <w:rPr>
                      <w:rFonts w:ascii="Cambria Math" w:hAnsi="Cambria Math" w:eastAsia="宋体"/>
                      <w:sz w:val="21"/>
                      <w:szCs w:val="21"/>
                    </w:rPr>
                    <m:t>d</m:t>
                  </m:r>
                  <m:ctrlPr>
                    <w:rPr>
                      <w:rFonts w:ascii="Cambria Math" w:hAnsi="Cambria Math" w:eastAsia="宋体"/>
                      <w:sz w:val="21"/>
                      <w:szCs w:val="21"/>
                    </w:rPr>
                  </m:ctrlPr>
                </m:e>
              </m:nary>
              <m:r>
                <m:rPr/>
                <w:rPr>
                  <w:rFonts w:ascii="Cambria Math" w:hAnsi="Cambria Math" w:eastAsia="宋体"/>
                  <w:sz w:val="21"/>
                  <w:szCs w:val="21"/>
                </w:rPr>
                <m:t>θ  #</m:t>
              </m:r>
              <m:r>
                <m:rPr>
                  <m:nor/>
                  <m:sty m:val="p"/>
                </m:rPr>
                <w:rPr>
                  <w:rFonts w:ascii="宋体" w:hAnsi="宋体" w:eastAsia="宋体"/>
                  <w:sz w:val="21"/>
                  <w:szCs w:val="21"/>
                </w:rPr>
                <m:t>(34)</m:t>
              </m:r>
              <m:ctrlPr>
                <w:rPr>
                  <w:rFonts w:ascii="Cambria Math" w:hAnsi="Cambria Math" w:eastAsia="宋体"/>
                  <w:sz w:val="21"/>
                  <w:szCs w:val="21"/>
                </w:rPr>
              </m:ctrlPr>
            </m:e>
          </m:eqArr>
        </m:oMath>
      </m:oMathPara>
    </w:p>
    <w:p w14:paraId="7E45072B">
      <w:pPr>
        <w:pStyle w:val="102"/>
      </w:pPr>
      <w:r>
        <w:rPr>
          <w:rFonts w:hint="eastAsia"/>
        </w:rPr>
        <w:t>得到</w:t>
      </w:r>
    </w:p>
    <w:p w14:paraId="02155E2C">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sSup>
                <m:sSupPr>
                  <m:ctrlPr>
                    <w:rPr>
                      <w:rFonts w:ascii="Cambria Math" w:hAnsi="Cambria Math" w:eastAsia="宋体"/>
                      <w:sz w:val="21"/>
                      <w:szCs w:val="21"/>
                    </w:rPr>
                  </m:ctrlPr>
                </m:sSupPr>
                <m:e>
                  <m:r>
                    <m:rPr/>
                    <w:rPr>
                      <w:rFonts w:ascii="Cambria Math" w:hAnsi="Cambria Math" w:eastAsia="宋体"/>
                      <w:sz w:val="21"/>
                      <w:szCs w:val="21"/>
                      <w:lang w:eastAsia="zh-CN"/>
                    </w:rPr>
                    <m:t>V</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m:sty m:val="p"/>
                </m:rPr>
                <w:rPr>
                  <w:rFonts w:ascii="Cambria Math" w:hAnsi="Cambria Math" w:eastAsia="宋体"/>
                  <w:sz w:val="21"/>
                  <w:szCs w:val="21"/>
                  <w:lang w:eastAsia="zh-CN"/>
                </w:rPr>
                <m:t>+</m:t>
              </m:r>
              <m:r>
                <m:rPr/>
                <w:rPr>
                  <w:rFonts w:ascii="Cambria Math" w:hAnsi="Cambria Math" w:eastAsia="宋体"/>
                  <w:sz w:val="21"/>
                  <w:szCs w:val="21"/>
                  <w:lang w:eastAsia="zh-CN"/>
                </w:rPr>
                <m:t>2</m:t>
              </m:r>
              <m:sSub>
                <m:sSubPr>
                  <m:ctrlPr>
                    <w:rPr>
                      <w:rFonts w:ascii="Cambria Math" w:hAnsi="Cambria Math" w:eastAsia="宋体"/>
                      <w:sz w:val="21"/>
                      <w:szCs w:val="21"/>
                    </w:rPr>
                  </m:ctrlPr>
                </m:sSubPr>
                <m:e>
                  <m:r>
                    <m:rPr/>
                    <w:rPr>
                      <w:rFonts w:ascii="Cambria Math" w:hAnsi="Cambria Math" w:eastAsia="宋体"/>
                      <w:sz w:val="21"/>
                      <w:szCs w:val="21"/>
                      <w:lang w:eastAsia="zh-CN"/>
                    </w:rPr>
                    <m:t>V</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r>
                <m:rPr/>
                <w:rPr>
                  <w:rFonts w:ascii="Cambria Math" w:hAnsi="Cambria Math" w:eastAsia="宋体"/>
                  <w:sz w:val="21"/>
                  <w:szCs w:val="21"/>
                  <w:lang w:eastAsia="zh-CN"/>
                </w:rPr>
                <m:t>V</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K</m:t>
              </m:r>
              <m:sSup>
                <m:sSupPr>
                  <m:ctrlPr>
                    <w:rPr>
                      <w:rFonts w:ascii="Cambria Math" w:hAnsi="Cambria Math" w:eastAsia="宋体"/>
                      <w:sz w:val="21"/>
                      <w:szCs w:val="21"/>
                    </w:rPr>
                  </m:ctrlPr>
                </m:sSupPr>
                <m:e>
                  <m:r>
                    <m:rPr/>
                    <w:rPr>
                      <w:rFonts w:ascii="Cambria Math" w:hAnsi="Cambria Math" w:eastAsia="宋体"/>
                      <w:sz w:val="21"/>
                      <w:szCs w:val="21"/>
                      <w:lang w:eastAsia="zh-CN"/>
                    </w:rPr>
                    <m:t>A</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w:rPr>
                  <w:rFonts w:ascii="Cambria Math" w:hAnsi="Cambria Math" w:eastAsia="宋体"/>
                  <w:sz w:val="21"/>
                  <w:szCs w:val="21"/>
                  <w:lang w:eastAsia="zh-CN"/>
                </w:rPr>
                <m:t>θ  #</m:t>
              </m:r>
              <m:r>
                <m:rPr>
                  <m:nor/>
                  <m:sty m:val="p"/>
                </m:rPr>
                <w:rPr>
                  <w:rFonts w:ascii="宋体" w:hAnsi="宋体" w:eastAsia="宋体"/>
                  <w:sz w:val="21"/>
                  <w:szCs w:val="21"/>
                  <w:lang w:eastAsia="zh-CN"/>
                </w:rPr>
                <m:t>(35)</m:t>
              </m:r>
              <m:ctrlPr>
                <w:rPr>
                  <w:rFonts w:ascii="Cambria Math" w:hAnsi="Cambria Math" w:eastAsia="宋体"/>
                  <w:sz w:val="21"/>
                  <w:szCs w:val="21"/>
                  <w:lang w:eastAsia="zh-CN"/>
                </w:rPr>
              </m:ctrlPr>
            </m:e>
          </m:eqArr>
        </m:oMath>
      </m:oMathPara>
    </w:p>
    <w:p w14:paraId="24FBB806">
      <w:pPr>
        <w:pStyle w:val="102"/>
        <w:rPr>
          <w:rFonts w:hint="eastAsia" w:ascii="宋体" w:hAnsi="宋体"/>
        </w:rPr>
      </w:pPr>
      <w:r>
        <w:rPr>
          <w:rFonts w:hint="eastAsia" w:ascii="宋体" w:hAnsi="宋体"/>
        </w:rPr>
        <w:t>若令</w:t>
      </w:r>
      <w:r>
        <w:rPr>
          <w:rFonts w:ascii="宋体" w:hAnsi="宋体"/>
        </w:rPr>
        <w:t xml:space="preserve"> </w:t>
      </w:r>
      <m:oMath>
        <m:r>
          <m:rPr/>
          <w:rPr>
            <w:rFonts w:ascii="Cambria Math" w:hAnsi="Cambria Math"/>
          </w:rPr>
          <m:t>q</m:t>
        </m:r>
        <m:r>
          <m:rPr>
            <m:sty m:val="p"/>
          </m:rPr>
          <w:rPr>
            <w:rFonts w:ascii="Cambria Math" w:hAnsi="Cambria Math"/>
          </w:rPr>
          <m:t>=</m:t>
        </m:r>
        <m:r>
          <m:rPr/>
          <w:rPr>
            <w:rFonts w:ascii="Cambria Math" w:hAnsi="Cambria Math"/>
          </w:rPr>
          <m:t>V</m:t>
        </m:r>
      </m:oMath>
      <w:r>
        <w:rPr>
          <w:rFonts w:ascii="宋体" w:hAnsi="宋体"/>
        </w:rPr>
        <w:t>/</w:t>
      </w:r>
      <m:oMath>
        <m:r>
          <m:rPr/>
          <w:rPr>
            <w:rFonts w:ascii="Cambria Math" w:hAnsi="Cambria Math"/>
          </w:rPr>
          <m:t>A</m:t>
        </m:r>
      </m:oMath>
      <w:r>
        <w:rPr>
          <w:rFonts w:ascii="宋体" w:hAnsi="宋体"/>
        </w:rPr>
        <w:t>,</w:t>
      </w:r>
      <m:oMath>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e</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e</m:t>
            </m:r>
            <m:ctrlPr>
              <w:rPr>
                <w:rFonts w:ascii="Cambria Math" w:hAnsi="Cambria Math"/>
              </w:rPr>
            </m:ctrlPr>
          </m:sub>
        </m:sSub>
      </m:oMath>
      <w:r>
        <w:rPr>
          <w:rFonts w:ascii="宋体" w:hAnsi="宋体"/>
        </w:rPr>
        <w:t>/</w:t>
      </w:r>
      <m:oMath>
        <m:r>
          <m:rPr/>
          <w:rPr>
            <w:rFonts w:ascii="Cambria Math" w:hAnsi="Cambria Math"/>
          </w:rPr>
          <m:t>A</m:t>
        </m:r>
      </m:oMath>
      <w:r>
        <w:rPr>
          <w:rFonts w:hint="eastAsia" w:ascii="宋体" w:hAnsi="宋体"/>
        </w:rPr>
        <w:t>，则式（35）变为</w:t>
      </w:r>
    </w:p>
    <w:p w14:paraId="5BAB5968">
      <w:pPr>
        <w:pStyle w:val="3"/>
        <w:spacing w:line="300" w:lineRule="exact"/>
        <w:ind w:firstLine="420" w:firstLineChars="200"/>
        <w:rPr>
          <w:rFonts w:hint="eastAsia" w:ascii="宋体" w:hAnsi="宋体"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sSup>
                <m:sSupPr>
                  <m:ctrlPr>
                    <w:rPr>
                      <w:rFonts w:ascii="Cambria Math" w:hAnsi="Cambria Math" w:eastAsia="宋体"/>
                      <w:sz w:val="21"/>
                      <w:szCs w:val="21"/>
                    </w:rPr>
                  </m:ctrlPr>
                </m:sSupPr>
                <m:e>
                  <m:r>
                    <m:rPr/>
                    <w:rPr>
                      <w:rFonts w:ascii="Cambria Math" w:hAnsi="Cambria Math" w:eastAsia="宋体"/>
                      <w:sz w:val="21"/>
                      <w:szCs w:val="21"/>
                      <w:lang w:eastAsia="zh-CN"/>
                    </w:rPr>
                    <m:t>q</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m:sty m:val="p"/>
                </m:rPr>
                <w:rPr>
                  <w:rFonts w:ascii="Cambria Math" w:hAnsi="Cambria Math" w:eastAsia="宋体"/>
                  <w:sz w:val="21"/>
                  <w:szCs w:val="21"/>
                  <w:lang w:eastAsia="zh-CN"/>
                </w:rPr>
                <m:t>+</m:t>
              </m:r>
              <m:r>
                <m:rPr/>
                <w:rPr>
                  <w:rFonts w:ascii="Cambria Math" w:hAnsi="Cambria Math" w:eastAsia="宋体"/>
                  <w:sz w:val="21"/>
                  <w:szCs w:val="21"/>
                  <w:lang w:eastAsia="zh-CN"/>
                </w:rPr>
                <m:t>2</m:t>
              </m:r>
              <m:sSub>
                <m:sSubPr>
                  <m:ctrlPr>
                    <w:rPr>
                      <w:rFonts w:ascii="Cambria Math" w:hAnsi="Cambria Math" w:eastAsia="宋体"/>
                      <w:sz w:val="21"/>
                      <w:szCs w:val="21"/>
                    </w:rPr>
                  </m:ctrlPr>
                </m:sSubPr>
                <m:e>
                  <m:r>
                    <m:rPr/>
                    <w:rPr>
                      <w:rFonts w:ascii="Cambria Math" w:hAnsi="Cambria Math" w:eastAsia="宋体"/>
                      <w:sz w:val="21"/>
                      <w:szCs w:val="21"/>
                      <w:lang w:eastAsia="zh-CN"/>
                    </w:rPr>
                    <m:t>q</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r>
                <m:rPr>
                  <m:sty m:val="p"/>
                </m:rPr>
                <w:rPr>
                  <w:rFonts w:ascii="Cambria Math" w:hAnsi="Cambria Math" w:eastAsia="宋体"/>
                  <w:sz w:val="21"/>
                  <w:szCs w:val="21"/>
                  <w:lang w:eastAsia="zh-CN"/>
                </w:rPr>
                <m:t>⋅</m:t>
              </m:r>
              <m:r>
                <m:rPr/>
                <w:rPr>
                  <w:rFonts w:ascii="Cambria Math" w:hAnsi="Cambria Math" w:eastAsia="宋体"/>
                  <w:sz w:val="21"/>
                  <w:szCs w:val="21"/>
                  <w:lang w:eastAsia="zh-CN"/>
                </w:rPr>
                <m:t>q</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Kθ  #</m:t>
              </m:r>
              <m:r>
                <m:rPr>
                  <m:nor/>
                  <m:sty m:val="p"/>
                </m:rPr>
                <w:rPr>
                  <w:rFonts w:ascii="宋体" w:hAnsi="宋体" w:eastAsia="宋体"/>
                  <w:sz w:val="21"/>
                  <w:szCs w:val="21"/>
                  <w:lang w:eastAsia="zh-CN"/>
                </w:rPr>
                <m:t>(36)</m:t>
              </m:r>
              <m:ctrlPr>
                <w:rPr>
                  <w:rFonts w:ascii="Cambria Math" w:hAnsi="Cambria Math" w:eastAsia="宋体"/>
                  <w:sz w:val="21"/>
                  <w:szCs w:val="21"/>
                  <w:lang w:eastAsia="zh-CN"/>
                </w:rPr>
              </m:ctrlPr>
            </m:e>
          </m:eqArr>
        </m:oMath>
      </m:oMathPara>
    </w:p>
    <w:p w14:paraId="1D9E1C51">
      <w:pPr>
        <w:pStyle w:val="104"/>
        <w:ind w:firstLine="420"/>
      </w:pPr>
      <w:r>
        <w:rPr>
          <w:rFonts w:hint="eastAsia"/>
        </w:rPr>
        <w:t>式（36）称为恒压过滤方程式，它表明恒压过滤时滤液体积与过滤时间的关系为抛物线方程。当过滤介质阻力可以忽略时，</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e</m:t>
            </m:r>
            <m:ctrlPr>
              <w:rPr>
                <w:rFonts w:ascii="Cambria Math" w:hAnsi="Cambria Math"/>
              </w:rPr>
            </m:ctrlPr>
          </m:sub>
        </m:sSub>
        <m:r>
          <m:rPr>
            <m:sty m:val="p"/>
          </m:rPr>
          <w:rPr>
            <w:rFonts w:ascii="Cambria Math" w:hAnsi="Cambria Math"/>
          </w:rPr>
          <m:t>=</m:t>
        </m:r>
        <m:r>
          <m:rPr/>
          <w:rPr>
            <w:rFonts w:ascii="Cambria Math" w:hAnsi="Cambria Math"/>
          </w:rPr>
          <m:t>0</m:t>
        </m:r>
        <m:r>
          <m:rPr>
            <m:sty m:val="p"/>
          </m:rPr>
          <w:rPr>
            <w:rFonts w:ascii="Cambria Math" w:hAnsi="Cambria Math"/>
          </w:rPr>
          <m:t>,</m:t>
        </m:r>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e</m:t>
            </m:r>
            <m:ctrlPr>
              <w:rPr>
                <w:rFonts w:ascii="Cambria Math" w:hAnsi="Cambria Math"/>
              </w:rPr>
            </m:ctrlPr>
          </m:sub>
        </m:sSub>
        <m:r>
          <m:rPr>
            <m:sty m:val="p"/>
          </m:rPr>
          <w:rPr>
            <w:rFonts w:ascii="Cambria Math" w:hAnsi="Cambria Math"/>
          </w:rPr>
          <m:t>=</m:t>
        </m:r>
        <m:r>
          <m:rPr/>
          <w:rPr>
            <w:rFonts w:ascii="Cambria Math" w:hAnsi="Cambria Math"/>
          </w:rPr>
          <m:t>0</m:t>
        </m:r>
      </m:oMath>
      <w:r>
        <w:rPr>
          <w:rFonts w:hint="eastAsia"/>
        </w:rPr>
        <w:t>，则式（36）简化为</w:t>
      </w:r>
    </w:p>
    <w:p w14:paraId="7231F6C9">
      <w:pPr>
        <w:pStyle w:val="3"/>
        <w:spacing w:line="300" w:lineRule="exact"/>
        <w:ind w:firstLine="420" w:firstLineChars="200"/>
        <w:rPr>
          <w:rFonts w:ascii="Times New Roman" w:hAnsi="Times New Roman" w:eastAsia="宋体"/>
          <w:sz w:val="21"/>
          <w:szCs w:val="21"/>
          <w:lang w:eastAsia="zh-CN"/>
        </w:rPr>
      </w:pPr>
      <m:oMathPara>
        <m:oMath>
          <m:eqArr>
            <m:eqArrPr>
              <m:maxDist m:val="1"/>
              <m:ctrlPr>
                <w:rPr>
                  <w:rFonts w:ascii="Cambria Math" w:hAnsi="Cambria Math" w:eastAsia="宋体"/>
                  <w:i/>
                  <w:sz w:val="21"/>
                  <w:szCs w:val="21"/>
                  <w:lang w:eastAsia="zh-CN"/>
                </w:rPr>
              </m:ctrlPr>
            </m:eqArrPr>
            <m:e>
              <m:m>
                <m:mPr>
                  <m:mcs>
                    <m:mc>
                      <m:mcPr>
                        <m:count m:val="1"/>
                        <m:mcJc m:val="center"/>
                      </m:mcPr>
                    </m:mc>
                  </m:mcs>
                  <m:plcHide m:val="1"/>
                  <m:ctrlPr>
                    <w:rPr>
                      <w:rFonts w:ascii="Cambria Math" w:hAnsi="Cambria Math" w:eastAsia="宋体"/>
                      <w:sz w:val="21"/>
                      <w:szCs w:val="21"/>
                    </w:rPr>
                  </m:ctrlPr>
                </m:mPr>
                <m:mr>
                  <m:e>
                    <m:sSup>
                      <m:sSupPr>
                        <m:ctrlPr>
                          <w:rPr>
                            <w:rFonts w:ascii="Cambria Math" w:hAnsi="Cambria Math" w:eastAsia="宋体"/>
                            <w:sz w:val="21"/>
                            <w:szCs w:val="21"/>
                          </w:rPr>
                        </m:ctrlPr>
                      </m:sSupPr>
                      <m:e>
                        <m:r>
                          <m:rPr/>
                          <w:rPr>
                            <w:rFonts w:ascii="Cambria Math" w:hAnsi="Cambria Math" w:eastAsia="宋体"/>
                            <w:sz w:val="21"/>
                            <w:szCs w:val="21"/>
                            <w:lang w:eastAsia="zh-CN"/>
                          </w:rPr>
                          <m:t>V</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m:sty m:val="p"/>
                      </m:rPr>
                      <w:rPr>
                        <w:rFonts w:ascii="Cambria Math" w:hAnsi="Cambria Math" w:eastAsia="宋体"/>
                        <w:sz w:val="21"/>
                        <w:szCs w:val="21"/>
                        <w:lang w:eastAsia="zh-CN"/>
                      </w:rPr>
                      <m:t>=</m:t>
                    </m:r>
                    <m:r>
                      <m:rPr/>
                      <w:rPr>
                        <w:rFonts w:ascii="Cambria Math" w:hAnsi="Cambria Math" w:eastAsia="宋体"/>
                        <w:sz w:val="21"/>
                        <w:szCs w:val="21"/>
                        <w:lang w:eastAsia="zh-CN"/>
                      </w:rPr>
                      <m:t>K</m:t>
                    </m:r>
                    <m:sSup>
                      <m:sSupPr>
                        <m:ctrlPr>
                          <w:rPr>
                            <w:rFonts w:ascii="Cambria Math" w:hAnsi="Cambria Math" w:eastAsia="宋体"/>
                            <w:sz w:val="21"/>
                            <w:szCs w:val="21"/>
                          </w:rPr>
                        </m:ctrlPr>
                      </m:sSupPr>
                      <m:e>
                        <m:r>
                          <m:rPr/>
                          <w:rPr>
                            <w:rFonts w:ascii="Cambria Math" w:hAnsi="Cambria Math" w:eastAsia="宋体"/>
                            <w:sz w:val="21"/>
                            <w:szCs w:val="21"/>
                            <w:lang w:eastAsia="zh-CN"/>
                          </w:rPr>
                          <m:t>A</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w:rPr>
                        <w:rFonts w:ascii="Cambria Math" w:hAnsi="Cambria Math" w:eastAsia="宋体"/>
                        <w:sz w:val="21"/>
                        <w:szCs w:val="21"/>
                        <w:lang w:eastAsia="zh-CN"/>
                      </w:rPr>
                      <m:t>θ</m:t>
                    </m:r>
                    <m:ctrlPr>
                      <w:rPr>
                        <w:rFonts w:ascii="Cambria Math" w:hAnsi="Cambria Math" w:eastAsia="宋体"/>
                        <w:sz w:val="21"/>
                        <w:szCs w:val="21"/>
                      </w:rPr>
                    </m:ctrlPr>
                  </m:e>
                </m:mr>
                <m:mr>
                  <m:e>
                    <m:sSup>
                      <m:sSupPr>
                        <m:ctrlPr>
                          <w:rPr>
                            <w:rFonts w:ascii="Cambria Math" w:hAnsi="Cambria Math" w:eastAsia="宋体"/>
                            <w:sz w:val="21"/>
                            <w:szCs w:val="21"/>
                          </w:rPr>
                        </m:ctrlPr>
                      </m:sSupPr>
                      <m:e>
                        <m:r>
                          <m:rPr/>
                          <w:rPr>
                            <w:rFonts w:ascii="Cambria Math" w:hAnsi="Cambria Math" w:eastAsia="宋体"/>
                            <w:sz w:val="21"/>
                            <w:szCs w:val="21"/>
                            <w:lang w:eastAsia="zh-CN"/>
                          </w:rPr>
                          <m:t>q</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m:sty m:val="p"/>
                      </m:rPr>
                      <w:rPr>
                        <w:rFonts w:ascii="Cambria Math" w:hAnsi="Cambria Math" w:eastAsia="宋体"/>
                        <w:sz w:val="21"/>
                        <w:szCs w:val="21"/>
                        <w:lang w:eastAsia="zh-CN"/>
                      </w:rPr>
                      <m:t>=</m:t>
                    </m:r>
                    <m:r>
                      <m:rPr/>
                      <w:rPr>
                        <w:rFonts w:ascii="Cambria Math" w:hAnsi="Cambria Math" w:eastAsia="宋体"/>
                        <w:sz w:val="21"/>
                        <w:szCs w:val="21"/>
                        <w:lang w:eastAsia="zh-CN"/>
                      </w:rPr>
                      <m:t>Kθ</m:t>
                    </m:r>
                    <m:ctrlPr>
                      <w:rPr>
                        <w:rFonts w:ascii="Cambria Math" w:hAnsi="Cambria Math" w:eastAsia="宋体"/>
                        <w:sz w:val="21"/>
                        <w:szCs w:val="21"/>
                      </w:rPr>
                    </m:ctrlPr>
                  </m:e>
                </m:mr>
              </m:m>
              <m:r>
                <m:rPr/>
                <w:rPr>
                  <w:rFonts w:ascii="Cambria Math" w:hAnsi="Cambria Math" w:eastAsia="宋体"/>
                  <w:sz w:val="21"/>
                  <w:szCs w:val="21"/>
                  <w:lang w:eastAsia="zh-CN"/>
                </w:rPr>
                <m:t>  #</m:t>
              </m:r>
              <m:r>
                <m:rPr>
                  <m:nor/>
                  <m:sty m:val="p"/>
                </m:rPr>
                <w:rPr>
                  <w:rFonts w:ascii="宋体" w:hAnsi="宋体" w:eastAsia="宋体"/>
                  <w:sz w:val="21"/>
                  <w:szCs w:val="21"/>
                  <w:lang w:eastAsia="zh-CN"/>
                </w:rPr>
                <m:t>(37)</m:t>
              </m:r>
              <m:ctrlPr>
                <w:rPr>
                  <w:rFonts w:ascii="Cambria Math" w:hAnsi="Cambria Math" w:eastAsia="宋体"/>
                  <w:sz w:val="21"/>
                  <w:szCs w:val="21"/>
                  <w:lang w:eastAsia="zh-CN"/>
                </w:rPr>
              </m:ctrlPr>
            </m:e>
          </m:eqArr>
        </m:oMath>
      </m:oMathPara>
    </w:p>
    <w:bookmarkEnd w:id="11"/>
    <w:p w14:paraId="03F6FC04">
      <w:pPr>
        <w:pStyle w:val="96"/>
        <w:rPr>
          <w:i/>
          <w:iCs/>
        </w:rPr>
      </w:pPr>
      <w:bookmarkStart w:id="12" w:name="恒压过滤常数--𝐾--𝑞-𝑒--和--𝜃-𝑒--的求取"/>
      <w:r>
        <w:rPr>
          <w:rFonts w:hint="eastAsia"/>
        </w:rPr>
        <w:t>2.2.4 恒压过滤常数</w:t>
      </w:r>
      <w:r>
        <w:t xml:space="preserve"> </w:t>
      </w:r>
      <m:oMath>
        <m:r>
          <m:rPr>
            <m:sty m:val="bi"/>
          </m:rPr>
          <w:rPr>
            <w:rFonts w:ascii="Cambria Math" w:hAnsi="Cambria Math"/>
          </w:rPr>
          <m:t>K</m:t>
        </m:r>
      </m:oMath>
      <w:r>
        <w:t>、</w:t>
      </w:r>
      <m:oMath>
        <m:sSub>
          <m:sSubPr>
            <m:ctrlPr>
              <w:rPr>
                <w:rFonts w:ascii="Cambria Math" w:hAnsi="Cambria Math"/>
              </w:rPr>
            </m:ctrlPr>
          </m:sSubPr>
          <m:e>
            <m:r>
              <m:rPr>
                <m:sty m:val="bi"/>
              </m:rPr>
              <w:rPr>
                <w:rFonts w:ascii="Cambria Math" w:hAnsi="Cambria Math"/>
              </w:rPr>
              <m:t>q</m:t>
            </m:r>
            <m:ctrlPr>
              <w:rPr>
                <w:rFonts w:ascii="Cambria Math" w:hAnsi="Cambria Math"/>
              </w:rPr>
            </m:ctrlPr>
          </m:e>
          <m:sub>
            <m:r>
              <m:rPr>
                <m:sty m:val="bi"/>
              </m:rPr>
              <w:rPr>
                <w:rFonts w:ascii="Cambria Math" w:hAnsi="Cambria Math"/>
              </w:rPr>
              <m:t>e</m:t>
            </m:r>
            <m:ctrlPr>
              <w:rPr>
                <w:rFonts w:ascii="Cambria Math" w:hAnsi="Cambria Math"/>
              </w:rPr>
            </m:ctrlPr>
          </m:sub>
        </m:sSub>
      </m:oMath>
      <w:r>
        <w:t xml:space="preserve"> </w:t>
      </w:r>
      <w:r>
        <w:rPr>
          <w:rFonts w:hint="eastAsia"/>
        </w:rPr>
        <w:t>和</w:t>
      </w:r>
      <w:r>
        <w:t xml:space="preserve"> </w:t>
      </w:r>
      <m:oMath>
        <m:sSub>
          <m:sSubPr>
            <m:ctrlPr>
              <w:rPr>
                <w:rFonts w:ascii="Cambria Math" w:hAnsi="Cambria Math"/>
              </w:rPr>
            </m:ctrlPr>
          </m:sSubPr>
          <m:e>
            <m:r>
              <m:rPr>
                <m:sty m:val="bi"/>
              </m:rPr>
              <w:rPr>
                <w:rFonts w:ascii="Cambria Math" w:hAnsi="Cambria Math"/>
              </w:rPr>
              <m:t>θ</m:t>
            </m:r>
            <m:ctrlPr>
              <w:rPr>
                <w:rFonts w:ascii="Cambria Math" w:hAnsi="Cambria Math"/>
              </w:rPr>
            </m:ctrlPr>
          </m:e>
          <m:sub>
            <m:r>
              <m:rPr>
                <m:sty m:val="bi"/>
              </m:rPr>
              <w:rPr>
                <w:rFonts w:ascii="Cambria Math" w:hAnsi="Cambria Math"/>
              </w:rPr>
              <m:t>e</m:t>
            </m:r>
            <m:ctrlPr>
              <w:rPr>
                <w:rFonts w:ascii="Cambria Math" w:hAnsi="Cambria Math"/>
              </w:rPr>
            </m:ctrlPr>
          </m:sub>
        </m:sSub>
      </m:oMath>
      <w:r>
        <w:t xml:space="preserve"> </w:t>
      </w:r>
      <w:r>
        <w:rPr>
          <w:rFonts w:hint="eastAsia"/>
        </w:rPr>
        <w:t>的求取</w:t>
      </w:r>
    </w:p>
    <w:p w14:paraId="352ECDC4">
      <w:pPr>
        <w:pStyle w:val="102"/>
        <w:ind w:firstLine="420"/>
      </w:pPr>
      <w:r>
        <w:rPr>
          <w:rFonts w:hint="eastAsia"/>
        </w:rPr>
        <w:t>对恒压过滤，有</w:t>
      </w:r>
    </w:p>
    <w:p w14:paraId="559F13A2">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lang w:eastAsia="zh-CN"/>
                        </w:rPr>
                        <m:t>q</m:t>
                      </m:r>
                      <m:r>
                        <m:rPr>
                          <m:sty m:val="p"/>
                        </m:rPr>
                        <w:rPr>
                          <w:rFonts w:ascii="Cambria Math" w:hAnsi="Cambria Math" w:eastAsia="宋体"/>
                          <w:sz w:val="21"/>
                          <w:szCs w:val="21"/>
                          <w:lang w:eastAsia="zh-CN"/>
                        </w:rPr>
                        <m:t>+</m:t>
                      </m:r>
                      <m:sSub>
                        <m:sSubPr>
                          <m:ctrlPr>
                            <w:rPr>
                              <w:rFonts w:ascii="Cambria Math" w:hAnsi="Cambria Math" w:eastAsia="宋体"/>
                              <w:sz w:val="21"/>
                              <w:szCs w:val="21"/>
                            </w:rPr>
                          </m:ctrlPr>
                        </m:sSubPr>
                        <m:e>
                          <m:r>
                            <m:rPr/>
                            <w:rPr>
                              <w:rFonts w:ascii="Cambria Math" w:hAnsi="Cambria Math" w:eastAsia="宋体"/>
                              <w:sz w:val="21"/>
                              <w:szCs w:val="21"/>
                              <w:lang w:eastAsia="zh-CN"/>
                            </w:rPr>
                            <m:t>q</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m:sty m:val="p"/>
                </m:rPr>
                <w:rPr>
                  <w:rFonts w:ascii="Cambria Math" w:hAnsi="Cambria Math" w:eastAsia="宋体"/>
                  <w:sz w:val="21"/>
                  <w:szCs w:val="21"/>
                  <w:lang w:eastAsia="zh-CN"/>
                </w:rPr>
                <m:t>=</m:t>
              </m:r>
              <m:r>
                <m:rPr/>
                <w:rPr>
                  <w:rFonts w:ascii="Cambria Math" w:hAnsi="Cambria Math" w:eastAsia="宋体"/>
                  <w:sz w:val="21"/>
                  <w:szCs w:val="21"/>
                  <w:lang w:eastAsia="zh-CN"/>
                </w:rPr>
                <m:t>K</m:t>
              </m:r>
              <m:d>
                <m:dPr>
                  <m:ctrlPr>
                    <w:rPr>
                      <w:rFonts w:ascii="Cambria Math" w:hAnsi="Cambria Math" w:eastAsia="宋体"/>
                      <w:sz w:val="21"/>
                      <w:szCs w:val="21"/>
                    </w:rPr>
                  </m:ctrlPr>
                </m:dPr>
                <m:e>
                  <m:r>
                    <m:rPr/>
                    <w:rPr>
                      <w:rFonts w:ascii="Cambria Math" w:hAnsi="Cambria Math" w:eastAsia="宋体"/>
                      <w:sz w:val="21"/>
                      <w:szCs w:val="21"/>
                      <w:lang w:eastAsia="zh-CN"/>
                    </w:rPr>
                    <m:t>θ</m:t>
                  </m:r>
                  <m:r>
                    <m:rPr>
                      <m:sty m:val="p"/>
                    </m:rPr>
                    <w:rPr>
                      <w:rFonts w:ascii="Cambria Math" w:hAnsi="Cambria Math" w:eastAsia="宋体"/>
                      <w:sz w:val="21"/>
                      <w:szCs w:val="21"/>
                      <w:lang w:eastAsia="zh-CN"/>
                    </w:rPr>
                    <m:t>+</m:t>
                  </m:r>
                  <m:sSub>
                    <m:sSubPr>
                      <m:ctrlPr>
                        <w:rPr>
                          <w:rFonts w:ascii="Cambria Math" w:hAnsi="Cambria Math" w:eastAsia="宋体"/>
                          <w:sz w:val="21"/>
                          <w:szCs w:val="21"/>
                        </w:rPr>
                      </m:ctrlPr>
                    </m:sSubPr>
                    <m:e>
                      <m:r>
                        <m:rPr/>
                        <w:rPr>
                          <w:rFonts w:ascii="Cambria Math" w:hAnsi="Cambria Math" w:eastAsia="宋体"/>
                          <w:sz w:val="21"/>
                          <w:szCs w:val="21"/>
                          <w:lang w:eastAsia="zh-CN"/>
                        </w:rPr>
                        <m:t>θ</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ctrlPr>
                    <w:rPr>
                      <w:rFonts w:ascii="Cambria Math" w:hAnsi="Cambria Math" w:eastAsia="宋体"/>
                      <w:sz w:val="21"/>
                      <w:szCs w:val="21"/>
                    </w:rPr>
                  </m:ctrlPr>
                </m:e>
              </m:d>
              <m:r>
                <m:rPr/>
                <w:rPr>
                  <w:rFonts w:ascii="Cambria Math" w:hAnsi="Cambria Math" w:eastAsia="宋体"/>
                  <w:sz w:val="21"/>
                  <w:szCs w:val="21"/>
                  <w:lang w:eastAsia="zh-CN"/>
                </w:rPr>
                <m:t>  #</m:t>
              </m:r>
              <m:r>
                <m:rPr>
                  <m:nor/>
                  <m:sty m:val="p"/>
                </m:rPr>
                <w:rPr>
                  <w:rFonts w:ascii="宋体" w:hAnsi="宋体" w:eastAsia="宋体"/>
                  <w:sz w:val="21"/>
                  <w:szCs w:val="21"/>
                  <w:lang w:eastAsia="zh-CN"/>
                </w:rPr>
                <m:t>(38)</m:t>
              </m:r>
              <m:ctrlPr>
                <w:rPr>
                  <w:rFonts w:ascii="Cambria Math" w:hAnsi="Cambria Math" w:eastAsia="宋体"/>
                  <w:sz w:val="21"/>
                  <w:szCs w:val="21"/>
                  <w:lang w:eastAsia="zh-CN"/>
                </w:rPr>
              </m:ctrlPr>
            </m:e>
          </m:eqArr>
        </m:oMath>
      </m:oMathPara>
    </w:p>
    <w:p w14:paraId="7E5AF407">
      <w:pPr>
        <w:pStyle w:val="102"/>
        <w:ind w:firstLine="420"/>
      </w:pPr>
      <w:r>
        <w:rPr>
          <w:rFonts w:hint="eastAsia"/>
        </w:rPr>
        <w:t>将式（38）进行微分可得</w:t>
      </w:r>
    </w:p>
    <w:p w14:paraId="3C5AD3E7">
      <w:pPr>
        <w:pStyle w:val="3"/>
        <w:spacing w:line="300" w:lineRule="exact"/>
        <w:ind w:firstLine="420" w:firstLineChars="200"/>
        <w:jc w:val="both"/>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f>
                <m:fPr>
                  <m:ctrlPr>
                    <w:rPr>
                      <w:rFonts w:ascii="Cambria Math" w:hAnsi="Cambria Math" w:eastAsia="宋体"/>
                      <w:sz w:val="21"/>
                      <w:szCs w:val="21"/>
                    </w:rPr>
                  </m:ctrlPr>
                </m:fPr>
                <m:num>
                  <m:r>
                    <m:rPr/>
                    <w:rPr>
                      <w:rFonts w:ascii="Cambria Math" w:hAnsi="Cambria Math" w:eastAsia="宋体"/>
                      <w:sz w:val="21"/>
                      <w:szCs w:val="21"/>
                      <w:lang w:eastAsia="zh-CN"/>
                    </w:rPr>
                    <m:t>dθ</m:t>
                  </m:r>
                  <m:ctrlPr>
                    <w:rPr>
                      <w:rFonts w:ascii="Cambria Math" w:hAnsi="Cambria Math" w:eastAsia="宋体"/>
                      <w:sz w:val="21"/>
                      <w:szCs w:val="21"/>
                    </w:rPr>
                  </m:ctrlPr>
                </m:num>
                <m:den>
                  <m:r>
                    <m:rPr/>
                    <w:rPr>
                      <w:rFonts w:ascii="Cambria Math" w:hAnsi="Cambria Math" w:eastAsia="宋体"/>
                      <w:sz w:val="21"/>
                      <w:szCs w:val="21"/>
                      <w:lang w:eastAsia="zh-CN"/>
                    </w:rPr>
                    <m:t>dq</m:t>
                  </m:r>
                  <m:ctrlPr>
                    <w:rPr>
                      <w:rFonts w:ascii="Cambria Math" w:hAnsi="Cambria Math" w:eastAsia="宋体"/>
                      <w:sz w:val="21"/>
                      <w:szCs w:val="21"/>
                    </w:rPr>
                  </m:ctrlPr>
                </m:den>
              </m:f>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2</m:t>
                  </m:r>
                  <m:ctrlPr>
                    <w:rPr>
                      <w:rFonts w:ascii="Cambria Math" w:hAnsi="Cambria Math" w:eastAsia="宋体"/>
                      <w:sz w:val="21"/>
                      <w:szCs w:val="21"/>
                    </w:rPr>
                  </m:ctrlPr>
                </m:num>
                <m:den>
                  <m:r>
                    <m:rPr/>
                    <w:rPr>
                      <w:rFonts w:ascii="Cambria Math" w:hAnsi="Cambria Math" w:eastAsia="宋体"/>
                      <w:sz w:val="21"/>
                      <w:szCs w:val="21"/>
                      <w:lang w:eastAsia="zh-CN"/>
                    </w:rPr>
                    <m:t>K</m:t>
                  </m:r>
                  <m:ctrlPr>
                    <w:rPr>
                      <w:rFonts w:ascii="Cambria Math" w:hAnsi="Cambria Math" w:eastAsia="宋体"/>
                      <w:sz w:val="21"/>
                      <w:szCs w:val="21"/>
                    </w:rPr>
                  </m:ctrlPr>
                </m:den>
              </m:f>
              <m:r>
                <m:rPr/>
                <w:rPr>
                  <w:rFonts w:ascii="Cambria Math" w:hAnsi="Cambria Math" w:eastAsia="宋体"/>
                  <w:sz w:val="21"/>
                  <w:szCs w:val="21"/>
                  <w:lang w:eastAsia="zh-CN"/>
                </w:rPr>
                <m:t>q</m:t>
              </m:r>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2</m:t>
                  </m:r>
                  <m:ctrlPr>
                    <w:rPr>
                      <w:rFonts w:ascii="Cambria Math" w:hAnsi="Cambria Math" w:eastAsia="宋体"/>
                      <w:sz w:val="21"/>
                      <w:szCs w:val="21"/>
                    </w:rPr>
                  </m:ctrlPr>
                </m:num>
                <m:den>
                  <m:r>
                    <m:rPr/>
                    <w:rPr>
                      <w:rFonts w:ascii="Cambria Math" w:hAnsi="Cambria Math" w:eastAsia="宋体"/>
                      <w:sz w:val="21"/>
                      <w:szCs w:val="21"/>
                      <w:lang w:eastAsia="zh-CN"/>
                    </w:rPr>
                    <m:t>K</m:t>
                  </m:r>
                  <m:ctrlPr>
                    <w:rPr>
                      <w:rFonts w:ascii="Cambria Math" w:hAnsi="Cambria Math" w:eastAsia="宋体"/>
                      <w:sz w:val="21"/>
                      <w:szCs w:val="21"/>
                    </w:rPr>
                  </m:ctrlPr>
                </m:den>
              </m:f>
              <m:sSub>
                <m:sSubPr>
                  <m:ctrlPr>
                    <w:rPr>
                      <w:rFonts w:ascii="Cambria Math" w:hAnsi="Cambria Math" w:eastAsia="宋体"/>
                      <w:sz w:val="21"/>
                      <w:szCs w:val="21"/>
                    </w:rPr>
                  </m:ctrlPr>
                </m:sSubPr>
                <m:e>
                  <m:r>
                    <m:rPr/>
                    <w:rPr>
                      <w:rFonts w:ascii="Cambria Math" w:hAnsi="Cambria Math" w:eastAsia="宋体"/>
                      <w:sz w:val="21"/>
                      <w:szCs w:val="21"/>
                      <w:lang w:eastAsia="zh-CN"/>
                    </w:rPr>
                    <m:t>q</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r>
                <m:rPr/>
                <w:rPr>
                  <w:rFonts w:ascii="Cambria Math" w:hAnsi="Cambria Math" w:eastAsia="宋体"/>
                  <w:sz w:val="21"/>
                  <w:szCs w:val="21"/>
                  <w:lang w:eastAsia="zh-CN"/>
                </w:rPr>
                <m:t>  #</m:t>
              </m:r>
              <m:r>
                <m:rPr>
                  <m:nor/>
                  <m:sty m:val="p"/>
                </m:rPr>
                <w:rPr>
                  <w:rFonts w:ascii="宋体" w:hAnsi="宋体" w:eastAsia="宋体"/>
                  <w:sz w:val="21"/>
                  <w:szCs w:val="21"/>
                  <w:lang w:eastAsia="zh-CN"/>
                </w:rPr>
                <m:t>(39)</m:t>
              </m:r>
              <m:ctrlPr>
                <w:rPr>
                  <w:rFonts w:ascii="Cambria Math" w:hAnsi="Cambria Math" w:eastAsia="宋体"/>
                  <w:sz w:val="21"/>
                  <w:szCs w:val="21"/>
                  <w:lang w:eastAsia="zh-CN"/>
                </w:rPr>
              </m:ctrlPr>
            </m:e>
          </m:eqArr>
        </m:oMath>
      </m:oMathPara>
    </w:p>
    <w:p w14:paraId="6DFDD118">
      <w:pPr>
        <w:pStyle w:val="102"/>
        <w:ind w:firstLine="420"/>
      </w:pPr>
      <w:r>
        <w:rPr>
          <w:rFonts w:hint="eastAsia"/>
        </w:rPr>
        <w:t>这是一个直线方程式，由于实验过程中不可能测量到无穷小时间段内的滤液体积的变化，只能测量有限时间段内的滤液体积。当各数据点的时间间隔不大时，</w:t>
      </w:r>
      <m:oMath>
        <m:r>
          <m:rPr/>
          <w:rPr>
            <w:rFonts w:ascii="Cambria Math" w:hAnsi="Cambria Math"/>
          </w:rPr>
          <m:t>dθ</m:t>
        </m:r>
        <m:r>
          <m:rPr>
            <m:sty m:val="p"/>
          </m:rPr>
          <w:rPr>
            <w:rFonts w:ascii="Cambria Math" w:hAnsi="Cambria Math"/>
          </w:rPr>
          <m:t>/</m:t>
        </m:r>
        <m:r>
          <m:rPr/>
          <w:rPr>
            <w:rFonts w:ascii="Cambria Math" w:hAnsi="Cambria Math"/>
          </w:rPr>
          <m:t>dq</m:t>
        </m:r>
      </m:oMath>
      <w:r>
        <w:t xml:space="preserve"> </w:t>
      </w:r>
      <w:r>
        <w:rPr>
          <w:rFonts w:hint="eastAsia"/>
        </w:rPr>
        <w:t>可用增量之比</w:t>
      </w:r>
      <w:r>
        <w:t xml:space="preserve"> </w:t>
      </w:r>
      <m:oMath>
        <m:r>
          <m:rPr/>
          <w:rPr>
            <w:rFonts w:ascii="Cambria Math" w:hAnsi="Cambria Math"/>
          </w:rPr>
          <m:t>Δθ</m:t>
        </m:r>
        <m:r>
          <m:rPr>
            <m:sty m:val="p"/>
          </m:rPr>
          <w:rPr>
            <w:rFonts w:ascii="Cambria Math" w:hAnsi="Cambria Math"/>
          </w:rPr>
          <m:t>/</m:t>
        </m:r>
        <m:r>
          <m:rPr/>
          <w:rPr>
            <w:rFonts w:ascii="Cambria Math" w:hAnsi="Cambria Math"/>
          </w:rPr>
          <m:t>Δq</m:t>
        </m:r>
      </m:oMath>
      <w:r>
        <w:t xml:space="preserve"> </w:t>
      </w:r>
      <w:r>
        <w:rPr>
          <w:rFonts w:hint="eastAsia"/>
        </w:rPr>
        <w:t>来代替，于普通坐标上标绘</w:t>
      </w:r>
      <w:r>
        <w:t xml:space="preserve"> </w:t>
      </w:r>
      <m:oMath>
        <m:r>
          <m:rPr/>
          <w:rPr>
            <w:rFonts w:ascii="Cambria Math" w:hAnsi="Cambria Math"/>
          </w:rPr>
          <m:t>dθ</m:t>
        </m:r>
        <m:r>
          <m:rPr>
            <m:sty m:val="p"/>
          </m:rPr>
          <w:rPr>
            <w:rFonts w:ascii="Cambria Math" w:hAnsi="Cambria Math"/>
          </w:rPr>
          <m:t>/</m:t>
        </m:r>
        <m:r>
          <m:rPr/>
          <w:rPr>
            <w:rFonts w:ascii="Cambria Math" w:hAnsi="Cambria Math"/>
          </w:rPr>
          <m:t>dq</m:t>
        </m:r>
        <m:r>
          <m:rPr>
            <m:sty m:val="p"/>
          </m:rPr>
          <w:rPr>
            <w:rFonts w:ascii="Cambria Math" w:hAnsi="Cambria Math"/>
          </w:rPr>
          <m:t>−</m:t>
        </m:r>
        <m:r>
          <m:rPr/>
          <w:rPr>
            <w:rFonts w:ascii="Cambria Math" w:hAnsi="Cambria Math"/>
          </w:rPr>
          <m:t>q</m:t>
        </m:r>
      </m:oMath>
      <w:r>
        <w:t xml:space="preserve"> </w:t>
      </w:r>
      <w:r>
        <w:rPr>
          <w:rFonts w:hint="eastAsia"/>
        </w:rPr>
        <w:t>的关系曲线：</w:t>
      </w:r>
    </w:p>
    <w:p w14:paraId="08AD1F94">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f>
                <m:fPr>
                  <m:ctrlPr>
                    <w:rPr>
                      <w:rFonts w:ascii="Cambria Math" w:hAnsi="Cambria Math" w:eastAsia="宋体"/>
                      <w:sz w:val="21"/>
                      <w:szCs w:val="21"/>
                    </w:rPr>
                  </m:ctrlPr>
                </m:fPr>
                <m:num>
                  <m:r>
                    <m:rPr/>
                    <w:rPr>
                      <w:rFonts w:ascii="Cambria Math" w:hAnsi="Cambria Math" w:eastAsia="宋体"/>
                      <w:sz w:val="21"/>
                      <w:szCs w:val="21"/>
                      <w:lang w:eastAsia="zh-CN"/>
                    </w:rPr>
                    <m:t>Δθ</m:t>
                  </m:r>
                  <m:ctrlPr>
                    <w:rPr>
                      <w:rFonts w:ascii="Cambria Math" w:hAnsi="Cambria Math" w:eastAsia="宋体"/>
                      <w:sz w:val="21"/>
                      <w:szCs w:val="21"/>
                    </w:rPr>
                  </m:ctrlPr>
                </m:num>
                <m:den>
                  <m:r>
                    <m:rPr/>
                    <w:rPr>
                      <w:rFonts w:ascii="Cambria Math" w:hAnsi="Cambria Math" w:eastAsia="宋体"/>
                      <w:sz w:val="21"/>
                      <w:szCs w:val="21"/>
                      <w:lang w:eastAsia="zh-CN"/>
                    </w:rPr>
                    <m:t>Δq</m:t>
                  </m:r>
                  <m:ctrlPr>
                    <w:rPr>
                      <w:rFonts w:ascii="Cambria Math" w:hAnsi="Cambria Math" w:eastAsia="宋体"/>
                      <w:sz w:val="21"/>
                      <w:szCs w:val="21"/>
                    </w:rPr>
                  </m:ctrlPr>
                </m:den>
              </m:f>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2</m:t>
                  </m:r>
                  <m:ctrlPr>
                    <w:rPr>
                      <w:rFonts w:ascii="Cambria Math" w:hAnsi="Cambria Math" w:eastAsia="宋体"/>
                      <w:sz w:val="21"/>
                      <w:szCs w:val="21"/>
                    </w:rPr>
                  </m:ctrlPr>
                </m:num>
                <m:den>
                  <m:r>
                    <m:rPr/>
                    <w:rPr>
                      <w:rFonts w:ascii="Cambria Math" w:hAnsi="Cambria Math" w:eastAsia="宋体"/>
                      <w:sz w:val="21"/>
                      <w:szCs w:val="21"/>
                      <w:lang w:eastAsia="zh-CN"/>
                    </w:rPr>
                    <m:t>K</m:t>
                  </m:r>
                  <m:ctrlPr>
                    <w:rPr>
                      <w:rFonts w:ascii="Cambria Math" w:hAnsi="Cambria Math" w:eastAsia="宋体"/>
                      <w:sz w:val="21"/>
                      <w:szCs w:val="21"/>
                    </w:rPr>
                  </m:ctrlPr>
                </m:den>
              </m:f>
              <m:acc>
                <m:accPr>
                  <m:chr m:val="‾"/>
                  <m:ctrlPr>
                    <w:rPr>
                      <w:rFonts w:ascii="Cambria Math" w:hAnsi="Cambria Math" w:eastAsia="宋体"/>
                      <w:sz w:val="21"/>
                      <w:szCs w:val="21"/>
                    </w:rPr>
                  </m:ctrlPr>
                </m:accPr>
                <m:e>
                  <m:r>
                    <m:rPr/>
                    <w:rPr>
                      <w:rFonts w:ascii="Cambria Math" w:hAnsi="Cambria Math" w:eastAsia="宋体"/>
                      <w:sz w:val="21"/>
                      <w:szCs w:val="21"/>
                      <w:lang w:eastAsia="zh-CN"/>
                    </w:rPr>
                    <m:t>q</m:t>
                  </m:r>
                  <m:ctrlPr>
                    <w:rPr>
                      <w:rFonts w:ascii="Cambria Math" w:hAnsi="Cambria Math" w:eastAsia="宋体"/>
                      <w:sz w:val="21"/>
                      <w:szCs w:val="21"/>
                    </w:rPr>
                  </m:ctrlPr>
                </m:e>
              </m:acc>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2</m:t>
                  </m:r>
                  <m:ctrlPr>
                    <w:rPr>
                      <w:rFonts w:ascii="Cambria Math" w:hAnsi="Cambria Math" w:eastAsia="宋体"/>
                      <w:sz w:val="21"/>
                      <w:szCs w:val="21"/>
                    </w:rPr>
                  </m:ctrlPr>
                </m:num>
                <m:den>
                  <m:r>
                    <m:rPr/>
                    <w:rPr>
                      <w:rFonts w:ascii="Cambria Math" w:hAnsi="Cambria Math" w:eastAsia="宋体"/>
                      <w:sz w:val="21"/>
                      <w:szCs w:val="21"/>
                      <w:lang w:eastAsia="zh-CN"/>
                    </w:rPr>
                    <m:t>K</m:t>
                  </m:r>
                  <m:ctrlPr>
                    <w:rPr>
                      <w:rFonts w:ascii="Cambria Math" w:hAnsi="Cambria Math" w:eastAsia="宋体"/>
                      <w:sz w:val="21"/>
                      <w:szCs w:val="21"/>
                    </w:rPr>
                  </m:ctrlPr>
                </m:den>
              </m:f>
              <m:sSub>
                <m:sSubPr>
                  <m:ctrlPr>
                    <w:rPr>
                      <w:rFonts w:ascii="Cambria Math" w:hAnsi="Cambria Math" w:eastAsia="宋体"/>
                      <w:sz w:val="21"/>
                      <w:szCs w:val="21"/>
                    </w:rPr>
                  </m:ctrlPr>
                </m:sSubPr>
                <m:e>
                  <m:r>
                    <m:rPr/>
                    <w:rPr>
                      <w:rFonts w:ascii="Cambria Math" w:hAnsi="Cambria Math" w:eastAsia="宋体"/>
                      <w:sz w:val="21"/>
                      <w:szCs w:val="21"/>
                      <w:lang w:eastAsia="zh-CN"/>
                    </w:rPr>
                    <m:t>q</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r>
                <m:rPr/>
                <w:rPr>
                  <w:rFonts w:ascii="Cambria Math" w:hAnsi="Cambria Math" w:eastAsia="宋体"/>
                  <w:sz w:val="21"/>
                  <w:szCs w:val="21"/>
                  <w:lang w:eastAsia="zh-CN"/>
                </w:rPr>
                <m:t>  </m:t>
              </m:r>
              <m:r>
                <m:rPr/>
                <w:rPr>
                  <w:rFonts w:ascii="Cambria Math" w:hAnsi="Cambria Math" w:eastAsia="宋体"/>
                  <w:sz w:val="21"/>
                  <w:szCs w:val="21"/>
                </w:rPr>
                <m:t>#</m:t>
              </m:r>
              <m:r>
                <m:rPr>
                  <m:nor/>
                  <m:sty m:val="p"/>
                </m:rPr>
                <w:rPr>
                  <w:rFonts w:ascii="宋体" w:hAnsi="宋体" w:eastAsia="宋体"/>
                  <w:sz w:val="21"/>
                  <w:szCs w:val="21"/>
                  <w:lang w:eastAsia="zh-CN"/>
                </w:rPr>
                <m:t>(40)</m:t>
              </m:r>
              <m:ctrlPr>
                <w:rPr>
                  <w:rFonts w:ascii="Cambria Math" w:hAnsi="Cambria Math" w:eastAsia="宋体"/>
                  <w:sz w:val="21"/>
                  <w:szCs w:val="21"/>
                  <w:lang w:eastAsia="zh-CN"/>
                </w:rPr>
              </m:ctrlPr>
            </m:e>
          </m:eqArr>
        </m:oMath>
      </m:oMathPara>
    </w:p>
    <w:p w14:paraId="14804172">
      <w:pPr>
        <w:pStyle w:val="102"/>
        <w:ind w:firstLine="420"/>
      </w:pPr>
      <w:r>
        <w:rPr>
          <w:rFonts w:hint="eastAsia"/>
        </w:rPr>
        <w:t>在直角坐标系中，以</w:t>
      </w:r>
      <w:r>
        <w:t xml:space="preserve"> </w:t>
      </w:r>
      <m:oMath>
        <m:r>
          <m:rPr/>
          <w:rPr>
            <w:rFonts w:ascii="Cambria Math" w:hAnsi="Cambria Math"/>
          </w:rPr>
          <m:t>Δθ</m:t>
        </m:r>
        <m:r>
          <m:rPr>
            <m:sty m:val="p"/>
          </m:rPr>
          <w:rPr>
            <w:rFonts w:ascii="Cambria Math" w:hAnsi="Cambria Math"/>
          </w:rPr>
          <m:t>/</m:t>
        </m:r>
        <m:r>
          <m:rPr/>
          <w:rPr>
            <w:rFonts w:ascii="Cambria Math" w:hAnsi="Cambria Math"/>
          </w:rPr>
          <m:t>Δq</m:t>
        </m:r>
      </m:oMath>
      <w:r>
        <w:t xml:space="preserve"> </w:t>
      </w:r>
      <w:r>
        <w:rPr>
          <w:rFonts w:hint="eastAsia"/>
        </w:rPr>
        <w:t>为纵坐标，相对应的</w:t>
      </w:r>
      <w:r>
        <w:t xml:space="preserve"> </w:t>
      </w:r>
      <m:oMath>
        <m:acc>
          <m:accPr>
            <m:chr m:val="‾"/>
            <m:ctrlPr>
              <w:rPr>
                <w:rFonts w:ascii="Cambria Math" w:hAnsi="Cambria Math"/>
              </w:rPr>
            </m:ctrlPr>
          </m:accPr>
          <m:e>
            <m:r>
              <m:rPr/>
              <w:rPr>
                <w:rFonts w:ascii="Cambria Math" w:hAnsi="Cambria Math"/>
              </w:rPr>
              <m:t>q</m:t>
            </m:r>
            <m:ctrlPr>
              <w:rPr>
                <w:rFonts w:ascii="Cambria Math" w:hAnsi="Cambria Math"/>
              </w:rPr>
            </m:ctrlPr>
          </m:e>
        </m:acc>
      </m:oMath>
      <w:r>
        <w:t xml:space="preserve"> </w:t>
      </w:r>
      <w:r>
        <w:rPr>
          <w:rFonts w:hint="eastAsia"/>
        </w:rPr>
        <w:t>为横坐标绘图，可得一直线，直线的斜率为</w:t>
      </w:r>
      <w:r>
        <w:t xml:space="preserve"> </w:t>
      </w:r>
      <m:oMath>
        <m:r>
          <m:rPr/>
          <w:rPr>
            <w:rFonts w:ascii="Cambria Math" w:hAnsi="Cambria Math"/>
          </w:rPr>
          <m:t>2</m:t>
        </m:r>
        <m:r>
          <m:rPr>
            <m:sty m:val="p"/>
          </m:rPr>
          <w:rPr>
            <w:rFonts w:ascii="Cambria Math" w:hAnsi="Cambria Math"/>
          </w:rPr>
          <m:t>/</m:t>
        </m:r>
        <m:r>
          <m:rPr/>
          <w:rPr>
            <w:rFonts w:ascii="Cambria Math" w:hAnsi="Cambria Math"/>
          </w:rPr>
          <m:t>K</m:t>
        </m:r>
      </m:oMath>
      <w:r>
        <w:rPr>
          <w:rFonts w:hint="eastAsia"/>
        </w:rPr>
        <w:t>，截距为</w:t>
      </w:r>
      <w:r>
        <w:t xml:space="preserve"> </w:t>
      </w:r>
      <m:oMath>
        <m:r>
          <m:rPr/>
          <w:rPr>
            <w:rFonts w:ascii="Cambria Math" w:hAnsi="Cambria Math"/>
          </w:rPr>
          <m:t>(2</m:t>
        </m:r>
        <m:r>
          <m:rPr>
            <m:sty m:val="p"/>
          </m:rPr>
          <w:rPr>
            <w:rFonts w:ascii="Cambria Math" w:hAnsi="Cambria Math"/>
          </w:rPr>
          <m:t>/</m:t>
        </m:r>
        <m:r>
          <m:rPr/>
          <w:rPr>
            <w:rFonts w:ascii="Cambria Math" w:hAnsi="Cambria Math"/>
          </w:rPr>
          <m:t>K)</m:t>
        </m:r>
        <m:sSub>
          <m:sSubPr>
            <m:ctrlPr>
              <w:rPr>
                <w:rFonts w:ascii="Cambria Math" w:hAnsi="Cambria Math"/>
              </w:rPr>
            </m:ctrlPr>
          </m:sSubPr>
          <m:e>
            <m:r>
              <m:rPr/>
              <w:rPr>
                <w:rFonts w:ascii="Cambria Math" w:hAnsi="Cambria Math"/>
              </w:rPr>
              <m:t>q</m:t>
            </m:r>
            <m:ctrlPr>
              <w:rPr>
                <w:rFonts w:ascii="Cambria Math" w:hAnsi="Cambria Math"/>
                <w:i/>
              </w:rPr>
            </m:ctrlPr>
          </m:e>
          <m:sub>
            <m:r>
              <m:rPr/>
              <w:rPr>
                <w:rFonts w:ascii="Cambria Math" w:hAnsi="Cambria Math"/>
              </w:rPr>
              <m:t>e</m:t>
            </m:r>
            <m:ctrlPr>
              <w:rPr>
                <w:rFonts w:ascii="Cambria Math" w:hAnsi="Cambria Math"/>
              </w:rPr>
            </m:ctrlPr>
          </m:sub>
        </m:sSub>
      </m:oMath>
      <w:r>
        <w:rPr>
          <w:rFonts w:hint="eastAsia"/>
        </w:rPr>
        <w:t>，从而求出</w:t>
      </w:r>
      <w:r>
        <w:t xml:space="preserve"> </w:t>
      </w:r>
      <m:oMath>
        <m:r>
          <m:rPr/>
          <w:rPr>
            <w:rFonts w:ascii="Cambria Math" w:hAnsi="Cambria Math"/>
          </w:rPr>
          <m:t>K</m:t>
        </m:r>
      </m:oMath>
      <w:r>
        <w:t>、</w:t>
      </w:r>
      <w:r>
        <w:rPr>
          <w:rFonts w:ascii="Cambria Math" w:hAnsi="Cambria Math"/>
        </w:rPr>
        <w:t xml:space="preserve"> </w:t>
      </w:r>
      <m:oMath>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e</m:t>
            </m:r>
            <m:ctrlPr>
              <w:rPr>
                <w:rFonts w:ascii="Cambria Math" w:hAnsi="Cambria Math"/>
              </w:rPr>
            </m:ctrlPr>
          </m:sub>
        </m:sSub>
      </m:oMath>
      <w:r>
        <w:rPr>
          <w:rFonts w:hint="eastAsia"/>
        </w:rPr>
        <w:t>。至于</w:t>
      </w:r>
      <w:r>
        <w:t xml:space="preserve"> </w:t>
      </w:r>
      <m:oMath>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e</m:t>
            </m:r>
            <m:ctrlPr>
              <w:rPr>
                <w:rFonts w:ascii="Cambria Math" w:hAnsi="Cambria Math"/>
              </w:rPr>
            </m:ctrlPr>
          </m:sub>
        </m:sSub>
      </m:oMath>
      <w:r>
        <w:rPr>
          <w:rFonts w:hint="eastAsia"/>
        </w:rPr>
        <w:t>，可由式（41）式求出：</w:t>
      </w:r>
    </w:p>
    <w:p w14:paraId="41EA085E">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sSubSup>
                <m:sSubSupPr>
                  <m:ctrlPr>
                    <w:rPr>
                      <w:rFonts w:ascii="Cambria Math" w:hAnsi="Cambria Math" w:eastAsia="宋体"/>
                      <w:sz w:val="21"/>
                      <w:szCs w:val="21"/>
                    </w:rPr>
                  </m:ctrlPr>
                </m:sSubSupPr>
                <m:e>
                  <m:r>
                    <m:rPr/>
                    <w:rPr>
                      <w:rFonts w:ascii="Cambria Math" w:hAnsi="Cambria Math" w:eastAsia="宋体"/>
                      <w:sz w:val="21"/>
                      <w:szCs w:val="21"/>
                      <w:lang w:eastAsia="zh-CN"/>
                    </w:rPr>
                    <m:t>q</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up>
                  <m:r>
                    <m:rPr/>
                    <w:rPr>
                      <w:rFonts w:ascii="Cambria Math" w:hAnsi="Cambria Math" w:eastAsia="宋体"/>
                      <w:sz w:val="21"/>
                      <w:szCs w:val="21"/>
                      <w:lang w:eastAsia="zh-CN"/>
                    </w:rPr>
                    <m:t>2</m:t>
                  </m:r>
                  <m:ctrlPr>
                    <w:rPr>
                      <w:rFonts w:ascii="Cambria Math" w:hAnsi="Cambria Math" w:eastAsia="宋体"/>
                      <w:sz w:val="21"/>
                      <w:szCs w:val="21"/>
                    </w:rPr>
                  </m:ctrlPr>
                </m:sup>
              </m:sSubSup>
              <m:r>
                <m:rPr>
                  <m:sty m:val="p"/>
                </m:rPr>
                <w:rPr>
                  <w:rFonts w:ascii="Cambria Math" w:hAnsi="Cambria Math" w:eastAsia="宋体"/>
                  <w:sz w:val="21"/>
                  <w:szCs w:val="21"/>
                  <w:lang w:eastAsia="zh-CN"/>
                </w:rPr>
                <m:t>=</m:t>
              </m:r>
              <m:r>
                <m:rPr/>
                <w:rPr>
                  <w:rFonts w:ascii="Cambria Math" w:hAnsi="Cambria Math" w:eastAsia="宋体"/>
                  <w:sz w:val="21"/>
                  <w:szCs w:val="21"/>
                  <w:lang w:eastAsia="zh-CN"/>
                </w:rPr>
                <m:t>K</m:t>
              </m:r>
              <m:sSub>
                <m:sSubPr>
                  <m:ctrlPr>
                    <w:rPr>
                      <w:rFonts w:ascii="Cambria Math" w:hAnsi="Cambria Math" w:eastAsia="宋体"/>
                      <w:sz w:val="21"/>
                      <w:szCs w:val="21"/>
                    </w:rPr>
                  </m:ctrlPr>
                </m:sSubPr>
                <m:e>
                  <m:r>
                    <m:rPr/>
                    <w:rPr>
                      <w:rFonts w:ascii="Cambria Math" w:hAnsi="Cambria Math" w:eastAsia="宋体"/>
                      <w:sz w:val="21"/>
                      <w:szCs w:val="21"/>
                      <w:lang w:eastAsia="zh-CN"/>
                    </w:rPr>
                    <m:t>θ</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r>
                <m:rPr/>
                <w:rPr>
                  <w:rFonts w:ascii="Cambria Math" w:hAnsi="Cambria Math" w:eastAsia="宋体"/>
                  <w:sz w:val="21"/>
                  <w:szCs w:val="21"/>
                  <w:lang w:eastAsia="zh-CN"/>
                </w:rPr>
                <m:t>  #</m:t>
              </m:r>
              <m:r>
                <m:rPr>
                  <m:nor/>
                  <m:sty m:val="p"/>
                </m:rPr>
                <w:rPr>
                  <w:rFonts w:ascii="宋体" w:hAnsi="宋体" w:eastAsia="宋体"/>
                  <w:sz w:val="21"/>
                  <w:szCs w:val="21"/>
                  <w:lang w:eastAsia="zh-CN"/>
                </w:rPr>
                <m:t>(41)</m:t>
              </m:r>
              <m:ctrlPr>
                <w:rPr>
                  <w:rFonts w:ascii="Cambria Math" w:hAnsi="Cambria Math" w:eastAsia="宋体"/>
                  <w:sz w:val="21"/>
                  <w:szCs w:val="21"/>
                  <w:lang w:eastAsia="zh-CN"/>
                </w:rPr>
              </m:ctrlPr>
            </m:e>
          </m:eqArr>
        </m:oMath>
      </m:oMathPara>
    </w:p>
    <w:bookmarkEnd w:id="12"/>
    <w:p w14:paraId="298E7FEC">
      <w:pPr>
        <w:pStyle w:val="96"/>
        <w:rPr>
          <w:i/>
          <w:iCs/>
        </w:rPr>
      </w:pPr>
      <w:bookmarkStart w:id="13" w:name="滤饼的压缩性指数--𝑠--和-物料特性常数--𝑘--的求取"/>
      <w:r>
        <w:rPr>
          <w:rFonts w:hint="eastAsia"/>
        </w:rPr>
        <w:t>2.2.5滤饼的压缩性指数</w:t>
      </w:r>
      <w:r>
        <w:t xml:space="preserve"> </w:t>
      </w:r>
      <m:oMath>
        <m:r>
          <m:rPr>
            <m:sty m:val="bi"/>
          </m:rPr>
          <w:rPr>
            <w:rFonts w:ascii="Cambria Math" w:hAnsi="Cambria Math"/>
          </w:rPr>
          <m:t>s</m:t>
        </m:r>
      </m:oMath>
      <w:r>
        <w:t xml:space="preserve"> </w:t>
      </w:r>
      <w:r>
        <w:rPr>
          <w:rFonts w:hint="eastAsia"/>
        </w:rPr>
        <w:t>和</w:t>
      </w:r>
      <w:r>
        <w:t xml:space="preserve"> </w:t>
      </w:r>
      <w:r>
        <w:rPr>
          <w:rFonts w:hint="eastAsia"/>
        </w:rPr>
        <w:t>物料特性常数</w:t>
      </w:r>
      <w:r>
        <w:t xml:space="preserve"> </w:t>
      </w:r>
      <m:oMath>
        <m:r>
          <m:rPr>
            <m:sty m:val="bi"/>
          </m:rPr>
          <w:rPr>
            <w:rFonts w:ascii="Cambria Math" w:hAnsi="Cambria Math"/>
          </w:rPr>
          <m:t>k</m:t>
        </m:r>
      </m:oMath>
      <w:r>
        <w:t xml:space="preserve"> </w:t>
      </w:r>
      <w:r>
        <w:rPr>
          <w:rFonts w:hint="eastAsia"/>
        </w:rPr>
        <w:t>的求取</w:t>
      </w:r>
    </w:p>
    <w:p w14:paraId="5ACE4F68">
      <w:pPr>
        <w:pStyle w:val="102"/>
        <w:ind w:firstLine="420"/>
      </w:pPr>
      <w:r>
        <w:rPr>
          <w:rFonts w:hint="eastAsia"/>
        </w:rPr>
        <w:t>改变过滤压力，可得到不同操作压力下的过滤常数</w:t>
      </w:r>
      <w:r>
        <w:t xml:space="preserve"> </w:t>
      </w:r>
      <m:oMath>
        <m:r>
          <m:rPr/>
          <w:rPr>
            <w:rFonts w:ascii="Cambria Math" w:hAnsi="Cambria Math"/>
          </w:rPr>
          <m:t>K</m:t>
        </m:r>
      </m:oMath>
      <w:r>
        <w:t xml:space="preserve"> </w:t>
      </w:r>
      <w:r>
        <w:rPr>
          <w:rFonts w:hint="eastAsia"/>
        </w:rPr>
        <w:t>值，根据过滤常数的定义式：</w:t>
      </w:r>
    </w:p>
    <w:p w14:paraId="2F98374A">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K</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2kΔ</m:t>
              </m:r>
              <m:sSup>
                <m:sSupPr>
                  <m:ctrlPr>
                    <w:rPr>
                      <w:rFonts w:ascii="Cambria Math" w:hAnsi="Cambria Math" w:eastAsia="宋体"/>
                      <w:sz w:val="21"/>
                      <w:szCs w:val="21"/>
                    </w:rPr>
                  </m:ctrlPr>
                </m:sSupPr>
                <m:e>
                  <m:r>
                    <m:rPr/>
                    <w:rPr>
                      <w:rFonts w:ascii="Cambria Math" w:hAnsi="Cambria Math" w:eastAsia="宋体"/>
                      <w:sz w:val="21"/>
                      <w:szCs w:val="21"/>
                      <w:lang w:eastAsia="zh-CN"/>
                    </w:rPr>
                    <m:t>p</m:t>
                  </m:r>
                  <m:ctrlPr>
                    <w:rPr>
                      <w:rFonts w:ascii="Cambria Math" w:hAnsi="Cambria Math" w:eastAsia="宋体"/>
                      <w:sz w:val="21"/>
                      <w:szCs w:val="21"/>
                    </w:rPr>
                  </m:ctrlPr>
                </m:e>
                <m:sup>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s</m:t>
                  </m:r>
                  <m:ctrlPr>
                    <w:rPr>
                      <w:rFonts w:ascii="Cambria Math" w:hAnsi="Cambria Math" w:eastAsia="宋体"/>
                      <w:sz w:val="21"/>
                      <w:szCs w:val="21"/>
                    </w:rPr>
                  </m:ctrlPr>
                </m:sup>
              </m:sSup>
              <m:r>
                <m:rPr/>
                <w:rPr>
                  <w:rFonts w:ascii="Cambria Math" w:hAnsi="Cambria Math" w:eastAsia="宋体"/>
                  <w:sz w:val="21"/>
                  <w:szCs w:val="21"/>
                  <w:lang w:eastAsia="zh-CN"/>
                </w:rPr>
                <m:t>  #</m:t>
              </m:r>
              <m:r>
                <m:rPr>
                  <m:nor/>
                  <m:sty m:val="p"/>
                </m:rPr>
                <w:rPr>
                  <w:rFonts w:ascii="宋体" w:hAnsi="宋体" w:eastAsia="宋体"/>
                  <w:sz w:val="21"/>
                  <w:szCs w:val="21"/>
                  <w:lang w:eastAsia="zh-CN"/>
                </w:rPr>
                <m:t>(42)</m:t>
              </m:r>
              <m:ctrlPr>
                <w:rPr>
                  <w:rFonts w:ascii="Cambria Math" w:hAnsi="Cambria Math" w:eastAsia="宋体"/>
                  <w:sz w:val="21"/>
                  <w:szCs w:val="21"/>
                  <w:lang w:eastAsia="zh-CN"/>
                </w:rPr>
              </m:ctrlPr>
            </m:e>
          </m:eqArr>
        </m:oMath>
      </m:oMathPara>
    </w:p>
    <w:p w14:paraId="3E698F95">
      <w:pPr>
        <w:pStyle w:val="102"/>
        <w:ind w:firstLine="420"/>
      </w:pPr>
      <w:r>
        <w:rPr>
          <w:rFonts w:hint="eastAsia"/>
        </w:rPr>
        <w:t>两边取对数得</w:t>
      </w:r>
    </w:p>
    <w:p w14:paraId="19680BD7">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r>
                <m:rPr>
                  <m:sty m:val="p"/>
                </m:rPr>
                <w:rPr>
                  <w:rFonts w:ascii="Cambria Math" w:hAnsi="Cambria Math" w:eastAsia="宋体"/>
                  <w:sz w:val="21"/>
                  <w:szCs w:val="21"/>
                  <w:lang w:eastAsia="zh-CN"/>
                </w:rPr>
                <m:t>lg</m:t>
              </m:r>
              <m:r>
                <m:rPr/>
                <w:rPr>
                  <w:rFonts w:ascii="Cambria Math" w:hAnsi="Cambria Math" w:eastAsia="宋体"/>
                  <w:sz w:val="21"/>
                  <w:szCs w:val="21"/>
                  <w:lang w:eastAsia="zh-CN"/>
                </w:rPr>
                <m:t>K</m:t>
              </m:r>
              <m:r>
                <m:rPr>
                  <m:sty m:val="p"/>
                </m:rPr>
                <w:rPr>
                  <w:rFonts w:ascii="Cambria Math" w:hAnsi="Cambria Math" w:eastAsia="宋体"/>
                  <w:sz w:val="21"/>
                  <w:szCs w:val="21"/>
                  <w:lang w:eastAsia="zh-CN"/>
                </w:rPr>
                <m:t>=</m:t>
              </m:r>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s</m:t>
                  </m:r>
                  <m:ctrlPr>
                    <w:rPr>
                      <w:rFonts w:ascii="Cambria Math" w:hAnsi="Cambria Math" w:eastAsia="宋体"/>
                      <w:sz w:val="21"/>
                      <w:szCs w:val="21"/>
                    </w:rPr>
                  </m:ctrlPr>
                </m:e>
              </m:d>
              <m:r>
                <m:rPr>
                  <m:sty m:val="p"/>
                </m:rPr>
                <w:rPr>
                  <w:rFonts w:ascii="Cambria Math" w:hAnsi="Cambria Math" w:eastAsia="宋体"/>
                  <w:sz w:val="21"/>
                  <w:szCs w:val="21"/>
                  <w:lang w:eastAsia="zh-CN"/>
                </w:rPr>
                <m:t>lg</m:t>
              </m:r>
              <m:r>
                <m:rPr/>
                <w:rPr>
                  <w:rFonts w:ascii="Cambria Math" w:hAnsi="Cambria Math" w:eastAsia="宋体"/>
                  <w:sz w:val="21"/>
                  <w:szCs w:val="21"/>
                  <w:lang w:eastAsia="zh-CN"/>
                </w:rPr>
                <m:t>Δp</m:t>
              </m:r>
              <m:r>
                <m:rPr>
                  <m:sty m:val="p"/>
                </m:rPr>
                <w:rPr>
                  <w:rFonts w:ascii="Cambria Math" w:hAnsi="Cambria Math" w:eastAsia="宋体"/>
                  <w:sz w:val="21"/>
                  <w:szCs w:val="21"/>
                  <w:lang w:eastAsia="zh-CN"/>
                </w:rPr>
                <m:t>+lg</m:t>
              </m:r>
              <m:d>
                <m:dPr>
                  <m:ctrlPr>
                    <w:rPr>
                      <w:rFonts w:ascii="Cambria Math" w:hAnsi="Cambria Math" w:eastAsia="宋体"/>
                      <w:sz w:val="21"/>
                      <w:szCs w:val="21"/>
                    </w:rPr>
                  </m:ctrlPr>
                </m:dPr>
                <m:e>
                  <m:r>
                    <m:rPr/>
                    <w:rPr>
                      <w:rFonts w:ascii="Cambria Math" w:hAnsi="Cambria Math" w:eastAsia="宋体"/>
                      <w:sz w:val="21"/>
                      <w:szCs w:val="21"/>
                      <w:lang w:eastAsia="zh-CN"/>
                    </w:rPr>
                    <m:t>2k</m:t>
                  </m:r>
                  <m:ctrlPr>
                    <w:rPr>
                      <w:rFonts w:ascii="Cambria Math" w:hAnsi="Cambria Math" w:eastAsia="宋体"/>
                      <w:sz w:val="21"/>
                      <w:szCs w:val="21"/>
                    </w:rPr>
                  </m:ctrlPr>
                </m:e>
              </m:d>
              <m:r>
                <m:rPr/>
                <w:rPr>
                  <w:rFonts w:ascii="Cambria Math" w:hAnsi="Cambria Math" w:eastAsia="宋体"/>
                  <w:sz w:val="21"/>
                  <w:szCs w:val="21"/>
                  <w:lang w:eastAsia="zh-CN"/>
                </w:rPr>
                <m:t>  #</m:t>
              </m:r>
              <m:r>
                <m:rPr>
                  <m:nor/>
                  <m:sty m:val="p"/>
                </m:rPr>
                <w:rPr>
                  <w:rFonts w:ascii="宋体" w:hAnsi="宋体" w:eastAsia="宋体"/>
                  <w:sz w:val="21"/>
                  <w:szCs w:val="21"/>
                  <w:lang w:eastAsia="zh-CN"/>
                </w:rPr>
                <m:t>(43)</m:t>
              </m:r>
              <m:ctrlPr>
                <w:rPr>
                  <w:rFonts w:ascii="Cambria Math" w:hAnsi="Cambria Math" w:eastAsia="宋体"/>
                  <w:sz w:val="21"/>
                  <w:szCs w:val="21"/>
                  <w:lang w:eastAsia="zh-CN"/>
                </w:rPr>
              </m:ctrlPr>
            </m:e>
          </m:eqArr>
        </m:oMath>
      </m:oMathPara>
    </w:p>
    <w:p w14:paraId="51800BBA">
      <w:pPr>
        <w:pStyle w:val="102"/>
        <w:ind w:firstLine="420"/>
      </w:pPr>
      <w:r>
        <w:rPr>
          <w:rFonts w:hint="eastAsia"/>
        </w:rPr>
        <w:t>在不同压力过滤时，由于</w:t>
      </w:r>
      <w:r>
        <w:t xml:space="preserve"> </w:t>
      </w:r>
      <m:oMath>
        <m:r>
          <m:rPr/>
          <w:rPr>
            <w:rFonts w:ascii="Cambria Math" w:hAnsi="Cambria Math"/>
          </w:rPr>
          <m:t>k</m:t>
        </m:r>
        <m:r>
          <m:rPr>
            <m:sty m:val="p"/>
          </m:rPr>
          <w:rPr>
            <w:rFonts w:ascii="Cambria Math" w:hAnsi="Cambria Math"/>
          </w:rPr>
          <m:t>=</m:t>
        </m:r>
        <m:r>
          <m:rPr/>
          <w:rPr>
            <w:rFonts w:ascii="Cambria Math" w:hAnsi="Cambria Math"/>
          </w:rPr>
          <m:t>1</m:t>
        </m:r>
        <m:r>
          <m:rPr>
            <m:sty m:val="p"/>
          </m:rPr>
          <w:rPr>
            <w:rFonts w:ascii="Cambria Math" w:hAnsi="Cambria Math"/>
          </w:rPr>
          <m:t>/</m:t>
        </m:r>
        <m:r>
          <m:rPr/>
          <w:rPr>
            <w:rFonts w:ascii="Cambria Math" w:hAnsi="Cambria Math"/>
          </w:rPr>
          <m:t>μr</m:t>
        </m:r>
        <m:r>
          <m:rPr>
            <m:sty m:val="p"/>
          </m:rPr>
          <w:rPr>
            <w:rFonts w:ascii="Cambria Math" w:hAnsi="Cambria Math"/>
          </w:rPr>
          <m:t>'</m:t>
        </m:r>
        <m:r>
          <m:rPr/>
          <w:rPr>
            <w:rFonts w:ascii="Cambria Math" w:hAnsi="Cambria Math"/>
          </w:rPr>
          <m:t>v</m:t>
        </m:r>
        <m:r>
          <m:rPr>
            <m:sty m:val="p"/>
          </m:rPr>
          <w:rPr>
            <w:rFonts w:ascii="Cambria Math" w:hAnsi="Cambria Math"/>
          </w:rPr>
          <m:t>=</m:t>
        </m:r>
        <m:r>
          <m:rPr>
            <m:nor/>
            <m:sty m:val="p"/>
          </m:rPr>
          <w:rPr>
            <w:rFonts w:ascii="Cambria Math" w:hAnsi="Cambria Math"/>
          </w:rPr>
          <m:t>常数</m:t>
        </m:r>
        <m:r>
          <m:rPr/>
          <w:rPr>
            <w:rFonts w:hint="eastAsia" w:ascii="Cambria Math"/>
          </w:rPr>
          <m:t xml:space="preserve"> </m:t>
        </m:r>
      </m:oMath>
      <w:r>
        <w:rPr>
          <w:rFonts w:hint="eastAsia"/>
        </w:rPr>
        <w:t>，故</w:t>
      </w:r>
      <w:r>
        <w:t xml:space="preserve"> </w:t>
      </w:r>
      <m:oMath>
        <m:r>
          <m:rPr/>
          <w:rPr>
            <w:rFonts w:ascii="Cambria Math" w:hAnsi="Cambria Math"/>
          </w:rPr>
          <m:t>K</m:t>
        </m:r>
      </m:oMath>
      <w:r>
        <w:t xml:space="preserve"> </w:t>
      </w:r>
      <w:r>
        <w:rPr>
          <w:rFonts w:hint="eastAsia"/>
        </w:rPr>
        <w:t>与</w:t>
      </w:r>
      <w:r>
        <w:t xml:space="preserve"> </w:t>
      </w:r>
      <m:oMath>
        <m:r>
          <m:rPr/>
          <w:rPr>
            <w:rFonts w:ascii="Cambria Math" w:hAnsi="Cambria Math"/>
          </w:rPr>
          <m:t>Δp</m:t>
        </m:r>
      </m:oMath>
      <w:r>
        <w:t xml:space="preserve"> </w:t>
      </w:r>
      <w:r>
        <w:rPr>
          <w:rFonts w:hint="eastAsia"/>
        </w:rPr>
        <w:t>的关系在对数坐标上标绘时应是一条直线，直线的斜率为</w:t>
      </w:r>
      <w:r>
        <w:t xml:space="preserve"> </w:t>
      </w:r>
      <m:oMath>
        <m:r>
          <m:rPr/>
          <w:rPr>
            <w:rFonts w:ascii="Cambria Math" w:hAnsi="Cambria Math"/>
          </w:rPr>
          <m:t>1</m:t>
        </m:r>
        <m:r>
          <m:rPr>
            <m:sty m:val="p"/>
          </m:rPr>
          <w:rPr>
            <w:rFonts w:ascii="Cambria Math" w:hAnsi="Cambria Math"/>
          </w:rPr>
          <m:t>−</m:t>
        </m:r>
        <m:r>
          <m:rPr/>
          <w:rPr>
            <w:rFonts w:ascii="Cambria Math" w:hAnsi="Cambria Math"/>
          </w:rPr>
          <m:t>s</m:t>
        </m:r>
      </m:oMath>
      <w:r>
        <w:rPr>
          <w:rFonts w:hint="eastAsia"/>
        </w:rPr>
        <w:t>，由此可得滤饼的压缩性指数</w:t>
      </w:r>
      <w:r>
        <w:t xml:space="preserve"> </w:t>
      </w:r>
      <m:oMath>
        <m:r>
          <m:rPr/>
          <w:rPr>
            <w:rFonts w:ascii="Cambria Math" w:hAnsi="Cambria Math"/>
          </w:rPr>
          <m:t>s</m:t>
        </m:r>
      </m:oMath>
      <w:r>
        <w:rPr>
          <w:rFonts w:hint="eastAsia"/>
        </w:rPr>
        <w:t>，然后代入式（43）求物料特性常数</w:t>
      </w:r>
      <w:r>
        <w:t xml:space="preserve"> </w:t>
      </w:r>
      <m:oMath>
        <m:r>
          <m:rPr/>
          <w:rPr>
            <w:rFonts w:ascii="Cambria Math" w:hAnsi="Cambria Math"/>
          </w:rPr>
          <m:t>k</m:t>
        </m:r>
      </m:oMath>
      <w:r>
        <w:t>。</w:t>
      </w:r>
    </w:p>
    <w:bookmarkEnd w:id="6"/>
    <w:bookmarkEnd w:id="13"/>
    <w:p w14:paraId="384ED22F">
      <w:pPr>
        <w:pStyle w:val="5"/>
        <w:rPr>
          <w:rFonts w:hint="eastAsia" w:ascii="宋体" w:hAnsi="宋体" w:eastAsia="宋体"/>
          <w:b/>
          <w:bCs/>
          <w:color w:val="auto"/>
          <w:sz w:val="24"/>
          <w:szCs w:val="24"/>
          <w:lang w:eastAsia="zh-CN"/>
        </w:rPr>
      </w:pPr>
      <w:ins w:id="385" w:author="杨欣" w:date="2025-04-25T21:44:28Z">
        <w:bookmarkStart w:id="14" w:name="数字化设计的内容"/>
        <w:r>
          <w:rPr>
            <w:rFonts w:hint="eastAsia" w:ascii="宋体" w:hAnsi="宋体" w:eastAsia="宋体"/>
            <w:b/>
            <w:bCs/>
            <w:color w:val="auto"/>
            <w:sz w:val="24"/>
            <w:szCs w:val="24"/>
            <w:lang w:val="en-US" w:eastAsia="zh-CN"/>
          </w:rPr>
          <w:t>2</w:t>
        </w:r>
      </w:ins>
      <w:ins w:id="386" w:author="杨欣" w:date="2025-04-25T21:44:29Z">
        <w:r>
          <w:rPr>
            <w:rFonts w:hint="eastAsia" w:ascii="宋体" w:hAnsi="宋体" w:eastAsia="宋体"/>
            <w:b/>
            <w:bCs/>
            <w:color w:val="auto"/>
            <w:sz w:val="24"/>
            <w:szCs w:val="24"/>
            <w:lang w:val="en-US" w:eastAsia="zh-CN"/>
          </w:rPr>
          <w:t>.</w:t>
        </w:r>
      </w:ins>
      <w:ins w:id="387" w:author="杨欣" w:date="2025-04-25T21:44:30Z">
        <w:r>
          <w:rPr>
            <w:rFonts w:hint="eastAsia" w:ascii="宋体" w:hAnsi="宋体" w:eastAsia="宋体"/>
            <w:b/>
            <w:bCs/>
            <w:color w:val="auto"/>
            <w:sz w:val="24"/>
            <w:szCs w:val="24"/>
            <w:lang w:val="en-US" w:eastAsia="zh-CN"/>
          </w:rPr>
          <w:t>3</w:t>
        </w:r>
      </w:ins>
      <w:ins w:id="388" w:author="杨欣" w:date="2025-04-25T21:44:34Z">
        <w:r>
          <w:rPr>
            <w:rFonts w:hint="eastAsia" w:ascii="宋体" w:hAnsi="宋体" w:eastAsia="宋体"/>
            <w:b/>
            <w:bCs/>
            <w:color w:val="auto"/>
            <w:sz w:val="24"/>
            <w:szCs w:val="24"/>
            <w:lang w:val="en-US" w:eastAsia="zh-CN"/>
          </w:rPr>
          <w:t>改进</w:t>
        </w:r>
      </w:ins>
      <w:ins w:id="389" w:author="杨欣" w:date="2025-04-25T21:44:35Z">
        <w:r>
          <w:rPr>
            <w:rFonts w:hint="eastAsia" w:ascii="宋体" w:hAnsi="宋体" w:eastAsia="宋体"/>
            <w:b/>
            <w:bCs/>
            <w:color w:val="auto"/>
            <w:sz w:val="24"/>
            <w:szCs w:val="24"/>
            <w:lang w:val="en-US" w:eastAsia="zh-CN"/>
          </w:rPr>
          <w:t>的</w:t>
        </w:r>
      </w:ins>
      <w:r>
        <w:rPr>
          <w:rFonts w:hint="eastAsia" w:ascii="宋体" w:hAnsi="宋体" w:eastAsia="宋体"/>
          <w:b/>
          <w:bCs/>
          <w:color w:val="auto"/>
          <w:sz w:val="24"/>
          <w:szCs w:val="24"/>
          <w:lang w:eastAsia="zh-CN"/>
        </w:rPr>
        <w:t>数字化设计的内容</w:t>
      </w:r>
    </w:p>
    <w:p w14:paraId="42E23954">
      <w:pPr>
        <w:pStyle w:val="102"/>
        <w:ind w:firstLine="420"/>
        <w:rPr>
          <w:rFonts w:hint="eastAsia" w:eastAsia="宋体"/>
          <w:lang w:eastAsia="zh-CN"/>
        </w:rPr>
      </w:pPr>
      <w:ins w:id="390" w:author="杨欣" w:date="2025-04-25T21:45:03Z">
        <w:r>
          <w:rPr>
            <w:rFonts w:hint="eastAsia"/>
            <w:lang w:val="en-US" w:eastAsia="zh-CN"/>
          </w:rPr>
          <w:t>改进的</w:t>
        </w:r>
      </w:ins>
      <w:r>
        <w:rPr>
          <w:rFonts w:hint="eastAsia"/>
        </w:rPr>
        <w:t>数字化设计针对的具体内容是恒压过滤实验数据采集和处理。在</w:t>
      </w:r>
      <w:ins w:id="391" w:author="杨欣" w:date="2025-04-25T21:45:06Z">
        <w:r>
          <w:rPr>
            <w:rFonts w:hint="eastAsia"/>
            <w:lang w:val="en-US" w:eastAsia="zh-CN"/>
          </w:rPr>
          <w:t>改进的</w:t>
        </w:r>
      </w:ins>
      <w:r>
        <w:rPr>
          <w:rFonts w:hint="eastAsia"/>
        </w:rPr>
        <w:t>数字化设计过程中，利用传感器技术获取电信号，并通过一定协议解析数值滤波传输到控制台，动态获取实验数据，然后依据恒压过滤基本模型，根据数据形状进行一定的数学建模、算法设计，通过数值仿真、可视化等手段将实验结果呈现在平台上。</w:t>
      </w:r>
      <w:ins w:id="392" w:author="杨欣" w:date="2025-04-25T21:47:47Z">
        <w:r>
          <w:rPr>
            <w:rFonts w:hint="eastAsia"/>
            <w:lang w:eastAsia="zh-CN"/>
          </w:rPr>
          <w:t>（</w:t>
        </w:r>
      </w:ins>
      <w:ins w:id="393" w:author="杨欣" w:date="2025-04-25T21:47:49Z">
        <w:r>
          <w:rPr>
            <w:rFonts w:hint="eastAsia"/>
            <w:lang w:val="en-US" w:eastAsia="zh-CN"/>
          </w:rPr>
          <w:t>最好</w:t>
        </w:r>
      </w:ins>
      <w:ins w:id="394" w:author="杨欣" w:date="2025-04-25T21:47:50Z">
        <w:r>
          <w:rPr>
            <w:rFonts w:hint="eastAsia"/>
            <w:lang w:val="en-US" w:eastAsia="zh-CN"/>
          </w:rPr>
          <w:t>放</w:t>
        </w:r>
      </w:ins>
      <w:ins w:id="395" w:author="杨欣" w:date="2025-04-25T21:47:52Z">
        <w:r>
          <w:rPr>
            <w:rFonts w:hint="eastAsia"/>
            <w:lang w:val="en-US" w:eastAsia="zh-CN"/>
          </w:rPr>
          <w:t>一张</w:t>
        </w:r>
      </w:ins>
      <w:ins w:id="396" w:author="杨欣" w:date="2025-04-25T21:47:54Z">
        <w:r>
          <w:rPr>
            <w:rFonts w:hint="eastAsia"/>
            <w:lang w:val="en-US" w:eastAsia="zh-CN"/>
          </w:rPr>
          <w:t>原来的</w:t>
        </w:r>
      </w:ins>
      <w:ins w:id="397" w:author="杨欣" w:date="2025-04-25T21:47:57Z">
        <w:r>
          <w:rPr>
            <w:rFonts w:hint="eastAsia"/>
            <w:lang w:val="en-US" w:eastAsia="zh-CN"/>
          </w:rPr>
          <w:t>实验装置图，</w:t>
        </w:r>
      </w:ins>
      <w:ins w:id="398" w:author="杨欣" w:date="2025-04-25T21:47:58Z">
        <w:r>
          <w:rPr>
            <w:rFonts w:hint="eastAsia"/>
            <w:lang w:val="en-US" w:eastAsia="zh-CN"/>
          </w:rPr>
          <w:t>看</w:t>
        </w:r>
      </w:ins>
      <w:ins w:id="399" w:author="杨欣" w:date="2025-04-25T21:47:59Z">
        <w:r>
          <w:rPr>
            <w:rFonts w:hint="eastAsia"/>
            <w:lang w:val="en-US" w:eastAsia="zh-CN"/>
          </w:rPr>
          <w:t>放在</w:t>
        </w:r>
      </w:ins>
      <w:ins w:id="400" w:author="杨欣" w:date="2025-04-25T21:48:00Z">
        <w:r>
          <w:rPr>
            <w:rFonts w:hint="eastAsia"/>
            <w:lang w:val="en-US" w:eastAsia="zh-CN"/>
          </w:rPr>
          <w:t>哪里</w:t>
        </w:r>
      </w:ins>
      <w:ins w:id="401" w:author="杨欣" w:date="2025-04-25T21:48:01Z">
        <w:r>
          <w:rPr>
            <w:rFonts w:hint="eastAsia"/>
            <w:lang w:val="en-US" w:eastAsia="zh-CN"/>
          </w:rPr>
          <w:t>合适</w:t>
        </w:r>
      </w:ins>
      <w:ins w:id="402" w:author="杨欣" w:date="2025-04-25T21:48:02Z">
        <w:r>
          <w:rPr>
            <w:rFonts w:hint="eastAsia"/>
            <w:lang w:val="en-US" w:eastAsia="zh-CN"/>
          </w:rPr>
          <w:t>，</w:t>
        </w:r>
      </w:ins>
      <w:ins w:id="403" w:author="杨欣" w:date="2025-04-25T21:48:04Z">
        <w:r>
          <w:rPr>
            <w:rFonts w:hint="eastAsia"/>
            <w:lang w:val="en-US" w:eastAsia="zh-CN"/>
          </w:rPr>
          <w:t>从而</w:t>
        </w:r>
      </w:ins>
      <w:ins w:id="404" w:author="杨欣" w:date="2025-04-25T21:48:05Z">
        <w:r>
          <w:rPr>
            <w:rFonts w:hint="eastAsia"/>
            <w:lang w:val="en-US" w:eastAsia="zh-CN"/>
          </w:rPr>
          <w:t>与</w:t>
        </w:r>
      </w:ins>
      <w:ins w:id="405" w:author="杨欣" w:date="2025-04-25T21:48:09Z">
        <w:r>
          <w:rPr>
            <w:rFonts w:hint="eastAsia"/>
            <w:lang w:val="en-US" w:eastAsia="zh-CN"/>
          </w:rPr>
          <w:t>改进后的</w:t>
        </w:r>
      </w:ins>
      <w:ins w:id="406" w:author="杨欣" w:date="2025-04-25T21:48:11Z">
        <w:r>
          <w:rPr>
            <w:rFonts w:hint="eastAsia"/>
            <w:lang w:val="en-US" w:eastAsia="zh-CN"/>
          </w:rPr>
          <w:t>装置图</w:t>
        </w:r>
      </w:ins>
      <w:ins w:id="407" w:author="杨欣" w:date="2025-04-25T21:48:12Z">
        <w:r>
          <w:rPr>
            <w:rFonts w:hint="eastAsia"/>
            <w:lang w:val="en-US" w:eastAsia="zh-CN"/>
          </w:rPr>
          <w:t>做</w:t>
        </w:r>
      </w:ins>
      <w:ins w:id="408" w:author="杨欣" w:date="2025-04-25T21:48:13Z">
        <w:r>
          <w:rPr>
            <w:rFonts w:hint="eastAsia"/>
            <w:lang w:val="en-US" w:eastAsia="zh-CN"/>
          </w:rPr>
          <w:t>对比</w:t>
        </w:r>
      </w:ins>
      <w:ins w:id="409" w:author="杨欣" w:date="2025-04-25T21:47:47Z">
        <w:r>
          <w:rPr>
            <w:rFonts w:hint="eastAsia"/>
            <w:lang w:eastAsia="zh-CN"/>
          </w:rPr>
          <w:t>）</w:t>
        </w:r>
      </w:ins>
    </w:p>
    <w:p w14:paraId="7BBE26B3">
      <w:pPr>
        <w:pStyle w:val="6"/>
        <w:rPr>
          <w:rFonts w:hint="eastAsia" w:ascii="宋体" w:hAnsi="宋体" w:eastAsia="宋体"/>
          <w:b/>
          <w:bCs/>
          <w:i w:val="0"/>
          <w:iCs w:val="0"/>
          <w:color w:val="auto"/>
          <w:lang w:eastAsia="zh-CN"/>
        </w:rPr>
      </w:pPr>
      <w:ins w:id="410" w:author="杨欣" w:date="2025-04-25T21:44:38Z">
        <w:bookmarkStart w:id="15" w:name="数字化设计针对的实验原型和原理"/>
        <w:r>
          <w:rPr>
            <w:rFonts w:hint="eastAsia" w:ascii="宋体" w:hAnsi="宋体" w:eastAsia="宋体"/>
            <w:b/>
            <w:bCs/>
            <w:i w:val="0"/>
            <w:iCs w:val="0"/>
            <w:color w:val="auto"/>
            <w:lang w:val="en-US" w:eastAsia="zh-CN"/>
          </w:rPr>
          <w:t>2.</w:t>
        </w:r>
      </w:ins>
      <w:ins w:id="411" w:author="杨欣" w:date="2025-04-25T21:44:53Z">
        <w:r>
          <w:rPr>
            <w:rFonts w:hint="eastAsia" w:ascii="宋体" w:hAnsi="宋体" w:eastAsia="宋体"/>
            <w:b/>
            <w:bCs/>
            <w:i w:val="0"/>
            <w:iCs w:val="0"/>
            <w:color w:val="auto"/>
            <w:lang w:val="en-US" w:eastAsia="zh-CN"/>
          </w:rPr>
          <w:t>3</w:t>
        </w:r>
      </w:ins>
      <w:ins w:id="412" w:author="杨欣" w:date="2025-04-25T21:44:54Z">
        <w:r>
          <w:rPr>
            <w:rFonts w:hint="eastAsia" w:ascii="宋体" w:hAnsi="宋体" w:eastAsia="宋体"/>
            <w:b/>
            <w:bCs/>
            <w:i w:val="0"/>
            <w:iCs w:val="0"/>
            <w:color w:val="auto"/>
            <w:lang w:val="en-US" w:eastAsia="zh-CN"/>
          </w:rPr>
          <w:t>.1</w:t>
        </w:r>
      </w:ins>
      <w:ins w:id="413" w:author="杨欣" w:date="2025-04-25T21:44:41Z">
        <w:r>
          <w:rPr>
            <w:rFonts w:hint="eastAsia" w:ascii="宋体" w:hAnsi="宋体" w:eastAsia="宋体"/>
            <w:b/>
            <w:bCs/>
            <w:i w:val="0"/>
            <w:iCs w:val="0"/>
            <w:color w:val="auto"/>
            <w:lang w:val="en-US" w:eastAsia="zh-CN"/>
          </w:rPr>
          <w:t>改进的</w:t>
        </w:r>
      </w:ins>
      <w:r>
        <w:rPr>
          <w:rFonts w:hint="eastAsia" w:ascii="宋体" w:hAnsi="宋体" w:eastAsia="宋体"/>
          <w:b/>
          <w:bCs/>
          <w:i w:val="0"/>
          <w:iCs w:val="0"/>
          <w:color w:val="auto"/>
          <w:lang w:eastAsia="zh-CN"/>
        </w:rPr>
        <w:t>数字化设计</w:t>
      </w:r>
      <w:del w:id="414" w:author="杨欣" w:date="2025-04-25T21:53:28Z">
        <w:r>
          <w:rPr>
            <w:rFonts w:hint="eastAsia" w:ascii="宋体" w:hAnsi="宋体" w:eastAsia="宋体"/>
            <w:b/>
            <w:bCs/>
            <w:i w:val="0"/>
            <w:iCs w:val="0"/>
            <w:color w:val="auto"/>
            <w:lang w:eastAsia="zh-CN"/>
          </w:rPr>
          <w:delText>针对</w:delText>
        </w:r>
      </w:del>
      <w:r>
        <w:rPr>
          <w:rFonts w:hint="eastAsia" w:ascii="宋体" w:hAnsi="宋体" w:eastAsia="宋体"/>
          <w:b/>
          <w:bCs/>
          <w:i w:val="0"/>
          <w:iCs w:val="0"/>
          <w:color w:val="auto"/>
          <w:lang w:eastAsia="zh-CN"/>
        </w:rPr>
        <w:t>的实验原型和原理</w:t>
      </w:r>
    </w:p>
    <w:bookmarkEnd w:id="15"/>
    <w:p w14:paraId="48DFA367">
      <w:pPr>
        <w:pStyle w:val="6"/>
        <w:rPr>
          <w:rFonts w:hint="eastAsia" w:ascii="宋体" w:hAnsi="宋体" w:eastAsia="宋体"/>
          <w:b/>
          <w:bCs/>
          <w:i w:val="0"/>
          <w:iCs w:val="0"/>
          <w:color w:val="auto"/>
          <w:lang w:eastAsia="zh-CN"/>
        </w:rPr>
      </w:pPr>
      <w:ins w:id="415" w:author="杨欣" w:date="2025-04-25T21:45:12Z">
        <w:bookmarkStart w:id="16" w:name="实验原型"/>
        <w:r>
          <w:rPr>
            <w:rFonts w:hint="eastAsia" w:ascii="宋体" w:hAnsi="宋体" w:eastAsia="宋体"/>
            <w:b/>
            <w:bCs/>
            <w:i w:val="0"/>
            <w:iCs w:val="0"/>
            <w:color w:val="auto"/>
            <w:lang w:eastAsia="zh-CN"/>
          </w:rPr>
          <w:t>（</w:t>
        </w:r>
      </w:ins>
      <w:ins w:id="416" w:author="杨欣" w:date="2025-04-25T21:45:13Z">
        <w:r>
          <w:rPr>
            <w:rFonts w:hint="eastAsia" w:ascii="宋体" w:hAnsi="宋体" w:eastAsia="宋体"/>
            <w:b/>
            <w:bCs/>
            <w:i w:val="0"/>
            <w:iCs w:val="0"/>
            <w:color w:val="auto"/>
            <w:lang w:val="en-US" w:eastAsia="zh-CN"/>
          </w:rPr>
          <w:t>1</w:t>
        </w:r>
      </w:ins>
      <w:ins w:id="417" w:author="杨欣" w:date="2025-04-25T21:45:12Z">
        <w:r>
          <w:rPr>
            <w:rFonts w:hint="eastAsia" w:ascii="宋体" w:hAnsi="宋体" w:eastAsia="宋体"/>
            <w:b/>
            <w:bCs/>
            <w:i w:val="0"/>
            <w:iCs w:val="0"/>
            <w:color w:val="auto"/>
            <w:lang w:eastAsia="zh-CN"/>
          </w:rPr>
          <w:t>）</w:t>
        </w:r>
      </w:ins>
      <w:r>
        <w:rPr>
          <w:rFonts w:hint="eastAsia" w:ascii="宋体" w:hAnsi="宋体" w:eastAsia="宋体"/>
          <w:b/>
          <w:bCs/>
          <w:i w:val="0"/>
          <w:iCs w:val="0"/>
          <w:color w:val="auto"/>
          <w:lang w:eastAsia="zh-CN"/>
        </w:rPr>
        <w:t>实验原型</w:t>
      </w:r>
    </w:p>
    <w:p w14:paraId="74531FEA">
      <w:pPr>
        <w:pStyle w:val="102"/>
        <w:ind w:firstLine="420"/>
      </w:pPr>
      <w:ins w:id="418" w:author="杨欣" w:date="2025-04-25T21:45:16Z">
        <w:r>
          <w:rPr>
            <w:rFonts w:hint="eastAsia"/>
            <w:lang w:val="en-US" w:eastAsia="zh-CN"/>
          </w:rPr>
          <w:t>改进</w:t>
        </w:r>
      </w:ins>
      <w:ins w:id="419" w:author="杨欣" w:date="2025-04-25T21:45:17Z">
        <w:r>
          <w:rPr>
            <w:rFonts w:hint="eastAsia"/>
            <w:lang w:val="en-US" w:eastAsia="zh-CN"/>
          </w:rPr>
          <w:t>的</w:t>
        </w:r>
      </w:ins>
      <w:r>
        <w:rPr>
          <w:rFonts w:hint="eastAsia"/>
        </w:rPr>
        <w:t>数字化设计在恒压过滤实验中的核心是数据的采集和处理。倘若能通过自动化设备获得一系列滤液高度情况下所需过滤的时间，则可以求算出在这段变化时间内液体压力的变化</w:t>
      </w:r>
      <m:oMath>
        <m:r>
          <m:rPr/>
          <w:rPr>
            <w:rFonts w:ascii="Cambria Math" w:hAnsi="Cambria Math"/>
          </w:rPr>
          <m:t>Δp</m:t>
        </m:r>
      </m:oMath>
      <w:r>
        <w:rPr>
          <w:rFonts w:hint="eastAsia"/>
        </w:rPr>
        <w:t>以及时间的变化</w:t>
      </w:r>
      <m:oMath>
        <m:r>
          <m:rPr/>
          <w:rPr>
            <w:rFonts w:ascii="Cambria Math" w:hAnsi="Cambria Math"/>
          </w:rPr>
          <m:t>θ</m:t>
        </m:r>
      </m:oMath>
      <w:r>
        <w:rPr>
          <w:rFonts w:hint="eastAsia"/>
        </w:rPr>
        <w:t>，然后可以通过式（30）、式（31）、式（32）、式（33）求得恒压过滤常数，滤饼压缩系数以及物料特性常数，实验的整个流程图如图2</w:t>
      </w:r>
      <w:r>
        <w:t xml:space="preserve"> </w:t>
      </w:r>
      <w:r>
        <w:rPr>
          <w:rFonts w:hint="eastAsia"/>
        </w:rPr>
        <w:t>所示：</w:t>
      </w:r>
    </w:p>
    <w:p w14:paraId="468C825B">
      <w:pPr>
        <w:pStyle w:val="26"/>
        <w:rPr>
          <w:ins w:id="420" w:author="杨欣" w:date="2025-04-25T21:45:24Z"/>
        </w:rPr>
      </w:pPr>
      <w:r>
        <w:rPr>
          <w:lang w:eastAsia="zh-CN"/>
        </w:rPr>
        <w:br w:type="textWrapping"/>
      </w:r>
      <w:r>
        <w:drawing>
          <wp:inline distT="0" distB="0" distL="0" distR="0">
            <wp:extent cx="5334000" cy="513715"/>
            <wp:effectExtent l="0" t="0" r="0" b="0"/>
            <wp:docPr id="3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title="fig:"/>
                    <pic:cNvPicPr>
                      <a:picLocks noChangeAspect="1" noChangeArrowheads="1"/>
                    </pic:cNvPicPr>
                  </pic:nvPicPr>
                  <pic:blipFill>
                    <a:blip r:embed="rId6"/>
                    <a:stretch>
                      <a:fillRect/>
                    </a:stretch>
                  </pic:blipFill>
                  <pic:spPr>
                    <a:xfrm>
                      <a:off x="0" y="0"/>
                      <a:ext cx="5334000" cy="514025"/>
                    </a:xfrm>
                    <a:prstGeom prst="rect">
                      <a:avLst/>
                    </a:prstGeom>
                    <a:noFill/>
                    <a:ln w="9525">
                      <a:noFill/>
                    </a:ln>
                  </pic:spPr>
                </pic:pic>
              </a:graphicData>
            </a:graphic>
          </wp:inline>
        </w:drawing>
      </w:r>
    </w:p>
    <w:p w14:paraId="7EBD1E5C">
      <w:pPr>
        <w:pStyle w:val="3"/>
        <w:jc w:val="center"/>
        <w:rPr>
          <w:rFonts w:hint="default" w:eastAsiaTheme="minorEastAsia"/>
          <w:lang w:val="en-US" w:eastAsia="zh-CN"/>
        </w:rPr>
        <w:pPrChange w:id="421" w:author="杨欣" w:date="2025-04-25T21:45:46Z">
          <w:pPr>
            <w:pStyle w:val="3"/>
          </w:pPr>
        </w:pPrChange>
      </w:pPr>
      <w:ins w:id="422" w:author="杨欣" w:date="2025-04-25T21:45:26Z">
        <w:r>
          <w:rPr>
            <w:rFonts w:hint="eastAsia"/>
            <w:lang w:val="en-US" w:eastAsia="zh-CN"/>
          </w:rPr>
          <w:t>图2</w:t>
        </w:r>
      </w:ins>
      <w:ins w:id="423" w:author="杨欣" w:date="2025-04-25T21:45:27Z">
        <w:r>
          <w:rPr>
            <w:rFonts w:hint="eastAsia"/>
            <w:lang w:val="en-US" w:eastAsia="zh-CN"/>
          </w:rPr>
          <w:t xml:space="preserve"> .。</w:t>
        </w:r>
      </w:ins>
      <w:ins w:id="424" w:author="杨欣" w:date="2025-04-25T21:45:28Z">
        <w:r>
          <w:rPr>
            <w:rFonts w:hint="eastAsia"/>
            <w:lang w:val="en-US" w:eastAsia="zh-CN"/>
          </w:rPr>
          <w:t>。。。</w:t>
        </w:r>
      </w:ins>
      <w:ins w:id="425" w:author="杨欣" w:date="2025-04-25T21:45:31Z">
        <w:r>
          <w:rPr>
            <w:rFonts w:hint="eastAsia"/>
            <w:lang w:val="en-US" w:eastAsia="zh-CN"/>
          </w:rPr>
          <w:t>改进的</w:t>
        </w:r>
      </w:ins>
      <w:ins w:id="426" w:author="杨欣" w:date="2025-04-25T21:45:32Z">
        <w:r>
          <w:rPr>
            <w:rFonts w:hint="eastAsia"/>
            <w:lang w:val="en-US" w:eastAsia="zh-CN"/>
          </w:rPr>
          <w:t>实验</w:t>
        </w:r>
      </w:ins>
      <w:ins w:id="427" w:author="杨欣" w:date="2025-04-25T21:45:33Z">
        <w:r>
          <w:rPr>
            <w:rFonts w:hint="eastAsia"/>
            <w:lang w:val="en-US" w:eastAsia="zh-CN"/>
          </w:rPr>
          <w:t>流程图</w:t>
        </w:r>
      </w:ins>
    </w:p>
    <w:bookmarkEnd w:id="16"/>
    <w:p w14:paraId="7AA78C1E">
      <w:pPr>
        <w:pStyle w:val="6"/>
        <w:rPr>
          <w:ins w:id="428" w:author="杨欣" w:date="2025-04-25T21:53:17Z"/>
          <w:rFonts w:hint="default" w:ascii="宋体" w:hAnsi="宋体" w:eastAsia="宋体"/>
          <w:b/>
          <w:bCs/>
          <w:i w:val="0"/>
          <w:iCs w:val="0"/>
          <w:color w:val="auto"/>
          <w:lang w:val="en-US" w:eastAsia="zh-CN"/>
        </w:rPr>
      </w:pPr>
      <w:ins w:id="429" w:author="杨欣" w:date="2025-04-25T21:53:20Z">
        <w:bookmarkStart w:id="17" w:name="数据采集"/>
        <w:r>
          <w:rPr>
            <w:rFonts w:hint="eastAsia" w:ascii="宋体" w:hAnsi="宋体" w:eastAsia="宋体"/>
            <w:b/>
            <w:bCs/>
            <w:i w:val="0"/>
            <w:iCs w:val="0"/>
            <w:color w:val="auto"/>
            <w:lang w:val="en-US" w:eastAsia="zh-CN"/>
          </w:rPr>
          <w:t>原理呢</w:t>
        </w:r>
      </w:ins>
      <w:ins w:id="430" w:author="杨欣" w:date="2025-04-25T21:53:21Z">
        <w:r>
          <w:rPr>
            <w:rFonts w:hint="eastAsia" w:ascii="宋体" w:hAnsi="宋体" w:eastAsia="宋体"/>
            <w:b/>
            <w:bCs/>
            <w:i w:val="0"/>
            <w:iCs w:val="0"/>
            <w:color w:val="auto"/>
            <w:lang w:val="en-US" w:eastAsia="zh-CN"/>
          </w:rPr>
          <w:t>？</w:t>
        </w:r>
      </w:ins>
    </w:p>
    <w:p w14:paraId="1771B208">
      <w:pPr>
        <w:pStyle w:val="6"/>
        <w:rPr>
          <w:rFonts w:hint="eastAsia" w:ascii="宋体" w:hAnsi="宋体" w:eastAsia="宋体"/>
          <w:b/>
          <w:bCs/>
          <w:i w:val="0"/>
          <w:iCs w:val="0"/>
          <w:color w:val="auto"/>
          <w:lang w:eastAsia="zh-CN"/>
        </w:rPr>
      </w:pPr>
      <w:ins w:id="431" w:author="杨欣" w:date="2025-04-25T21:53:48Z">
        <w:r>
          <w:rPr>
            <w:rFonts w:hint="eastAsia" w:ascii="宋体" w:hAnsi="宋体" w:eastAsia="宋体"/>
            <w:b/>
            <w:bCs/>
            <w:i w:val="0"/>
            <w:iCs w:val="0"/>
            <w:color w:val="auto"/>
            <w:lang w:val="en-US" w:eastAsia="zh-CN"/>
          </w:rPr>
          <w:t>2</w:t>
        </w:r>
      </w:ins>
      <w:ins w:id="432" w:author="杨欣" w:date="2025-04-25T21:53:49Z">
        <w:r>
          <w:rPr>
            <w:rFonts w:hint="eastAsia" w:ascii="宋体" w:hAnsi="宋体" w:eastAsia="宋体"/>
            <w:b/>
            <w:bCs/>
            <w:i w:val="0"/>
            <w:iCs w:val="0"/>
            <w:color w:val="auto"/>
            <w:lang w:val="en-US" w:eastAsia="zh-CN"/>
          </w:rPr>
          <w:t>.3.</w:t>
        </w:r>
      </w:ins>
      <w:ins w:id="433" w:author="杨欣" w:date="2025-04-25T21:53:50Z">
        <w:r>
          <w:rPr>
            <w:rFonts w:hint="eastAsia" w:ascii="宋体" w:hAnsi="宋体" w:eastAsia="宋体"/>
            <w:b/>
            <w:bCs/>
            <w:i w:val="0"/>
            <w:iCs w:val="0"/>
            <w:color w:val="auto"/>
            <w:lang w:val="en-US" w:eastAsia="zh-CN"/>
          </w:rPr>
          <w:t>2</w:t>
        </w:r>
      </w:ins>
      <w:r>
        <w:rPr>
          <w:rFonts w:hint="eastAsia" w:ascii="宋体" w:hAnsi="宋体" w:eastAsia="宋体"/>
          <w:b/>
          <w:bCs/>
          <w:i w:val="0"/>
          <w:iCs w:val="0"/>
          <w:color w:val="auto"/>
          <w:lang w:eastAsia="zh-CN"/>
        </w:rPr>
        <w:t>数据采集</w:t>
      </w:r>
    </w:p>
    <w:p w14:paraId="26E162B3">
      <w:pPr>
        <w:pStyle w:val="102"/>
        <w:ind w:firstLine="420"/>
        <w:rPr>
          <w:ins w:id="434" w:author="杨欣" w:date="2025-04-25T21:46:48Z"/>
          <w:rFonts w:hint="eastAsia"/>
        </w:rPr>
      </w:pPr>
      <w:r>
        <w:rPr>
          <w:rFonts w:hint="eastAsia"/>
        </w:rPr>
        <w:t>在数字化设计中，原始数据采集是实验能够自动化的必要条件。</w:t>
      </w:r>
    </w:p>
    <w:p w14:paraId="1FB09E09">
      <w:pPr>
        <w:pStyle w:val="102"/>
        <w:ind w:firstLine="420"/>
      </w:pPr>
      <w:r>
        <w:rPr>
          <w:rFonts w:hint="eastAsia"/>
        </w:rPr>
        <w:t>过滤过程中，我们首先通过使用外接摄像头，实时获取滤缸（玻璃材质且带有刻度）内液位高度的变化的图片，并将监控的图片二值化；然后，采取增强对比度，形态学分析，边缘检测等算法定标水槽位置；再者，二次边缘检测确定水位数据，并将测得的液位数据记录于文件中；最后，将原始数据的记录文件传输至数据处理层进一步处理获取数据处理结果和可视化结果。</w:t>
      </w:r>
    </w:p>
    <w:p w14:paraId="571875C4">
      <w:pPr>
        <w:pStyle w:val="102"/>
        <w:ind w:firstLine="420"/>
        <w:rPr>
          <w:rFonts w:hint="default"/>
          <w:lang w:val="en-US"/>
        </w:rPr>
      </w:pPr>
      <w:r>
        <w:rPr>
          <w:rStyle w:val="103"/>
        </w:rPr>
        <w:t>1.</w:t>
      </w:r>
      <w:r>
        <w:rPr>
          <w:rStyle w:val="103"/>
          <w:rFonts w:hint="eastAsia"/>
        </w:rPr>
        <w:t>图像采集:使用外接摄像头实时监测滤缸内液位高度的变化情况。摄像头通过</w:t>
      </w:r>
      <w:r>
        <w:rPr>
          <w:rStyle w:val="103"/>
        </w:rPr>
        <w:t xml:space="preserve"> USB </w:t>
      </w:r>
      <w:r>
        <w:rPr>
          <w:rStyle w:val="103"/>
          <w:rFonts w:hint="eastAsia"/>
        </w:rPr>
        <w:t>接口连接到计算机，实时捕捉滤缸内液位高度的变化。实验数据采集过程示意图如图3</w:t>
      </w:r>
      <w:r>
        <w:rPr>
          <w:rStyle w:val="103"/>
        </w:rPr>
        <w:t xml:space="preserve"> </w:t>
      </w:r>
      <w:r>
        <w:rPr>
          <w:rStyle w:val="103"/>
          <w:rFonts w:hint="eastAsia"/>
        </w:rPr>
        <w:t>所示：</w:t>
      </w:r>
      <w:r>
        <w:br w:type="textWrapping"/>
      </w:r>
      <w:r>
        <w:drawing>
          <wp:anchor distT="0" distB="0" distL="114300" distR="114300" simplePos="0" relativeHeight="251661312" behindDoc="0" locked="0" layoutInCell="1" allowOverlap="1">
            <wp:simplePos x="0" y="0"/>
            <wp:positionH relativeFrom="column">
              <wp:posOffset>0</wp:posOffset>
            </wp:positionH>
            <wp:positionV relativeFrom="paragraph">
              <wp:posOffset>462915</wp:posOffset>
            </wp:positionV>
            <wp:extent cx="5334000" cy="1670050"/>
            <wp:effectExtent l="0" t="0" r="0" b="6350"/>
            <wp:wrapSquare wrapText="bothSides"/>
            <wp:docPr id="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title="fi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334000" cy="1670050"/>
                    </a:xfrm>
                    <a:prstGeom prst="rect">
                      <a:avLst/>
                    </a:prstGeom>
                    <a:noFill/>
                    <a:ln w="9525">
                      <a:noFill/>
                    </a:ln>
                  </pic:spPr>
                </pic:pic>
              </a:graphicData>
            </a:graphic>
          </wp:anchor>
        </w:drawing>
      </w:r>
      <w:ins w:id="435" w:author="杨欣" w:date="2025-04-25T21:46:02Z">
        <w:r>
          <w:rPr>
            <w:rFonts w:hint="eastAsia"/>
            <w:lang w:val="en-US" w:eastAsia="zh-CN"/>
          </w:rPr>
          <w:t>图3</w:t>
        </w:r>
      </w:ins>
      <w:ins w:id="436" w:author="杨欣" w:date="2025-04-25T21:46:03Z">
        <w:r>
          <w:rPr>
            <w:rFonts w:hint="eastAsia"/>
            <w:lang w:val="en-US" w:eastAsia="zh-CN"/>
          </w:rPr>
          <w:t xml:space="preserve"> </w:t>
        </w:r>
      </w:ins>
      <w:ins w:id="437" w:author="杨欣" w:date="2025-04-25T21:46:08Z">
        <w:r>
          <w:rPr>
            <w:rFonts w:hint="eastAsia"/>
            <w:lang w:val="en-US" w:eastAsia="zh-CN"/>
          </w:rPr>
          <w:t>实验</w:t>
        </w:r>
      </w:ins>
      <w:ins w:id="438" w:author="杨欣" w:date="2025-04-25T21:46:09Z">
        <w:r>
          <w:rPr>
            <w:rFonts w:hint="eastAsia"/>
            <w:lang w:val="en-US" w:eastAsia="zh-CN"/>
          </w:rPr>
          <w:t>数据</w:t>
        </w:r>
      </w:ins>
      <w:ins w:id="439" w:author="杨欣" w:date="2025-04-25T21:46:10Z">
        <w:r>
          <w:rPr>
            <w:rFonts w:hint="eastAsia"/>
            <w:lang w:val="en-US" w:eastAsia="zh-CN"/>
          </w:rPr>
          <w:t>采集</w:t>
        </w:r>
      </w:ins>
      <w:ins w:id="440" w:author="杨欣" w:date="2025-04-25T21:46:11Z">
        <w:r>
          <w:rPr>
            <w:rFonts w:hint="eastAsia"/>
            <w:lang w:val="en-US" w:eastAsia="zh-CN"/>
          </w:rPr>
          <w:t>过程</w:t>
        </w:r>
      </w:ins>
      <w:ins w:id="441" w:author="杨欣" w:date="2025-04-25T21:46:12Z">
        <w:r>
          <w:rPr>
            <w:rFonts w:hint="eastAsia"/>
            <w:lang w:val="en-US" w:eastAsia="zh-CN"/>
          </w:rPr>
          <w:t>（</w:t>
        </w:r>
      </w:ins>
      <w:ins w:id="442" w:author="杨欣" w:date="2025-04-25T21:46:15Z">
        <w:r>
          <w:rPr>
            <w:rFonts w:hint="eastAsia"/>
            <w:lang w:val="en-US" w:eastAsia="zh-CN"/>
          </w:rPr>
          <w:t>你把</w:t>
        </w:r>
      </w:ins>
      <w:ins w:id="443" w:author="杨欣" w:date="2025-04-25T21:46:16Z">
        <w:r>
          <w:rPr>
            <w:rFonts w:hint="eastAsia"/>
            <w:lang w:val="en-US" w:eastAsia="zh-CN"/>
          </w:rPr>
          <w:t>这个</w:t>
        </w:r>
      </w:ins>
      <w:ins w:id="444" w:author="杨欣" w:date="2025-04-25T21:46:17Z">
        <w:r>
          <w:rPr>
            <w:rFonts w:hint="eastAsia"/>
            <w:lang w:val="en-US" w:eastAsia="zh-CN"/>
          </w:rPr>
          <w:t>图</w:t>
        </w:r>
      </w:ins>
      <w:ins w:id="445" w:author="杨欣" w:date="2025-04-25T21:46:18Z">
        <w:r>
          <w:rPr>
            <w:rFonts w:hint="eastAsia"/>
            <w:lang w:val="en-US" w:eastAsia="zh-CN"/>
          </w:rPr>
          <w:t>里面</w:t>
        </w:r>
      </w:ins>
      <w:ins w:id="446" w:author="杨欣" w:date="2025-04-25T21:46:20Z">
        <w:r>
          <w:rPr>
            <w:rFonts w:hint="eastAsia"/>
            <w:lang w:val="en-US" w:eastAsia="zh-CN"/>
          </w:rPr>
          <w:t>要</w:t>
        </w:r>
      </w:ins>
      <w:ins w:id="447" w:author="杨欣" w:date="2025-04-25T21:46:23Z">
        <w:r>
          <w:rPr>
            <w:rFonts w:hint="eastAsia"/>
            <w:lang w:val="en-US" w:eastAsia="zh-CN"/>
          </w:rPr>
          <w:t>标</w:t>
        </w:r>
      </w:ins>
      <w:ins w:id="448" w:author="杨欣" w:date="2025-04-25T21:46:24Z">
        <w:r>
          <w:rPr>
            <w:rFonts w:hint="eastAsia"/>
            <w:lang w:val="en-US" w:eastAsia="zh-CN"/>
          </w:rPr>
          <w:t>一下，</w:t>
        </w:r>
      </w:ins>
      <w:ins w:id="449" w:author="杨欣" w:date="2025-04-25T21:46:25Z">
        <w:r>
          <w:rPr>
            <w:rFonts w:hint="eastAsia"/>
            <w:lang w:val="en-US" w:eastAsia="zh-CN"/>
          </w:rPr>
          <w:t>比如</w:t>
        </w:r>
      </w:ins>
      <w:ins w:id="450" w:author="杨欣" w:date="2025-04-25T21:46:26Z">
        <w:r>
          <w:rPr>
            <w:rFonts w:hint="eastAsia"/>
            <w:lang w:val="en-US" w:eastAsia="zh-CN"/>
          </w:rPr>
          <w:t>左边这个</w:t>
        </w:r>
      </w:ins>
      <w:ins w:id="451" w:author="杨欣" w:date="2025-04-25T21:46:27Z">
        <w:r>
          <w:rPr>
            <w:rFonts w:hint="eastAsia"/>
            <w:lang w:val="en-US" w:eastAsia="zh-CN"/>
          </w:rPr>
          <w:t>设备</w:t>
        </w:r>
      </w:ins>
      <w:ins w:id="452" w:author="杨欣" w:date="2025-04-25T21:46:28Z">
        <w:r>
          <w:rPr>
            <w:rFonts w:hint="eastAsia"/>
            <w:lang w:val="en-US" w:eastAsia="zh-CN"/>
          </w:rPr>
          <w:t>是</w:t>
        </w:r>
      </w:ins>
      <w:ins w:id="453" w:author="杨欣" w:date="2025-04-25T21:46:29Z">
        <w:r>
          <w:rPr>
            <w:rFonts w:hint="eastAsia"/>
            <w:lang w:val="en-US" w:eastAsia="zh-CN"/>
          </w:rPr>
          <w:t>什么，</w:t>
        </w:r>
      </w:ins>
      <w:ins w:id="454" w:author="杨欣" w:date="2025-04-25T21:46:31Z">
        <w:r>
          <w:rPr>
            <w:rFonts w:hint="eastAsia"/>
            <w:lang w:val="en-US" w:eastAsia="zh-CN"/>
          </w:rPr>
          <w:t>右边这个</w:t>
        </w:r>
      </w:ins>
      <w:ins w:id="455" w:author="杨欣" w:date="2025-04-25T21:46:32Z">
        <w:r>
          <w:rPr>
            <w:rFonts w:hint="eastAsia"/>
            <w:lang w:val="en-US" w:eastAsia="zh-CN"/>
          </w:rPr>
          <w:t>设备</w:t>
        </w:r>
      </w:ins>
      <w:ins w:id="456" w:author="杨欣" w:date="2025-04-25T21:46:33Z">
        <w:r>
          <w:rPr>
            <w:rFonts w:hint="eastAsia"/>
            <w:lang w:val="en-US" w:eastAsia="zh-CN"/>
          </w:rPr>
          <w:t>是</w:t>
        </w:r>
      </w:ins>
      <w:ins w:id="457" w:author="杨欣" w:date="2025-04-25T21:46:34Z">
        <w:r>
          <w:rPr>
            <w:rFonts w:hint="eastAsia"/>
            <w:lang w:val="en-US" w:eastAsia="zh-CN"/>
          </w:rPr>
          <w:t>什么</w:t>
        </w:r>
      </w:ins>
      <w:ins w:id="458" w:author="杨欣" w:date="2025-04-25T21:46:12Z">
        <w:r>
          <w:rPr>
            <w:rFonts w:hint="eastAsia"/>
            <w:lang w:val="en-US" w:eastAsia="zh-CN"/>
          </w:rPr>
          <w:t>）</w:t>
        </w:r>
      </w:ins>
    </w:p>
    <w:p w14:paraId="24E3DF14">
      <w:pPr>
        <w:pStyle w:val="102"/>
        <w:ind w:firstLine="420"/>
      </w:pPr>
      <w:r>
        <w:t>2.</w:t>
      </w:r>
      <w:r>
        <w:rPr>
          <w:rFonts w:hint="eastAsia"/>
        </w:rPr>
        <w:t>图像二值化：使用图像处理库（如</w:t>
      </w:r>
      <w:r>
        <w:t xml:space="preserve"> </w:t>
      </w:r>
      <w:r>
        <w:rPr>
          <w:rFonts w:hint="eastAsia"/>
        </w:rPr>
        <w:t>OpenCV）对采集到的图像进行二值化处理。通过设置合适的阈值，将图像转换为黑白二值图像，以便后续的水槽定位、边缘检测和液位高度识别。</w:t>
      </w:r>
    </w:p>
    <w:p w14:paraId="68B474B7">
      <w:pPr>
        <w:pStyle w:val="102"/>
        <w:ind w:firstLine="420"/>
      </w:pPr>
      <w:r>
        <w:t>3.</w:t>
      </w:r>
      <w:r>
        <w:rPr>
          <w:rFonts w:hint="eastAsia"/>
        </w:rPr>
        <w:t>增强对比度：对二值化后的图像进行增强对比度处理，以提高水槽的可见性。可以使用直方图均衡化等方法来增强图像的对比度。</w:t>
      </w:r>
    </w:p>
    <w:p w14:paraId="62095A93">
      <w:pPr>
        <w:pStyle w:val="102"/>
        <w:ind w:firstLine="420"/>
        <w:rPr>
          <w:rFonts w:hint="eastAsia" w:ascii="宋体" w:hAnsi="宋体"/>
          <w:szCs w:val="21"/>
        </w:rPr>
      </w:pPr>
      <w:r>
        <w:rPr>
          <w:rFonts w:ascii="宋体" w:hAnsi="宋体"/>
          <w:szCs w:val="21"/>
        </w:rPr>
        <w:t>4.</w:t>
      </w:r>
      <w:r>
        <w:rPr>
          <w:rFonts w:hint="eastAsia" w:ascii="宋体" w:hAnsi="宋体"/>
          <w:szCs w:val="21"/>
        </w:rPr>
        <w:t>形态学处理：使用形态学处理方法（如开运算、闭运算）对二值化后的图像进行处理，以去除噪声和小的干扰物体。通过设置合适的结构元素和迭代次数，确保水槽的清晰可见。</w:t>
      </w:r>
    </w:p>
    <w:p w14:paraId="0ED85361">
      <w:pPr>
        <w:pStyle w:val="102"/>
        <w:ind w:firstLine="420"/>
        <w:rPr>
          <w:ins w:id="459" w:author="杨欣" w:date="2025-04-25T21:47:17Z"/>
          <w:rFonts w:hint="eastAsia" w:ascii="宋体" w:hAnsi="宋体"/>
          <w:szCs w:val="21"/>
        </w:rPr>
      </w:pPr>
      <w:r>
        <w:rPr>
          <w:rFonts w:ascii="宋体" w:hAnsi="宋体"/>
          <w:szCs w:val="21"/>
        </w:rPr>
        <w:drawing>
          <wp:anchor distT="0" distB="0" distL="114300" distR="114300" simplePos="0" relativeHeight="251662336" behindDoc="0" locked="0" layoutInCell="1" allowOverlap="1">
            <wp:simplePos x="0" y="0"/>
            <wp:positionH relativeFrom="margin">
              <wp:align>left</wp:align>
            </wp:positionH>
            <wp:positionV relativeFrom="paragraph">
              <wp:posOffset>636905</wp:posOffset>
            </wp:positionV>
            <wp:extent cx="5334000" cy="1442085"/>
            <wp:effectExtent l="0" t="0" r="0" b="5715"/>
            <wp:wrapSquare wrapText="bothSides"/>
            <wp:docPr id="4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title="fi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4000" cy="1442085"/>
                    </a:xfrm>
                    <a:prstGeom prst="rect">
                      <a:avLst/>
                    </a:prstGeom>
                    <a:noFill/>
                    <a:ln w="9525">
                      <a:noFill/>
                    </a:ln>
                  </pic:spPr>
                </pic:pic>
              </a:graphicData>
            </a:graphic>
          </wp:anchor>
        </w:drawing>
      </w:r>
      <w:r>
        <w:rPr>
          <w:rFonts w:ascii="宋体" w:hAnsi="宋体"/>
          <w:szCs w:val="21"/>
        </w:rPr>
        <w:t>5.</w:t>
      </w:r>
      <w:r>
        <w:rPr>
          <w:rFonts w:hint="eastAsia" w:ascii="宋体" w:hAnsi="宋体"/>
          <w:szCs w:val="21"/>
        </w:rPr>
        <w:t>边缘检测：使用边缘检测算法（如</w:t>
      </w:r>
      <w:r>
        <w:rPr>
          <w:rFonts w:ascii="宋体" w:hAnsi="宋体"/>
          <w:szCs w:val="21"/>
        </w:rPr>
        <w:t xml:space="preserve"> Canny </w:t>
      </w:r>
      <w:r>
        <w:rPr>
          <w:rFonts w:hint="eastAsia" w:ascii="宋体" w:hAnsi="宋体"/>
          <w:szCs w:val="21"/>
        </w:rPr>
        <w:t>算法）对二值化后的图像进行处理，提取水槽的边缘信息。通过设置合适的阈值，确保水槽边缘的准确识别。</w:t>
      </w:r>
      <w:r>
        <w:rPr>
          <w:rFonts w:ascii="宋体" w:hAnsi="宋体"/>
          <w:szCs w:val="21"/>
        </w:rPr>
        <w:br w:type="textWrapping"/>
      </w:r>
      <w:r>
        <w:rPr>
          <w:rFonts w:hint="eastAsia" w:ascii="宋体" w:hAnsi="宋体"/>
          <w:szCs w:val="21"/>
        </w:rPr>
        <w:t>步骤2-5的处理结果如图4</w:t>
      </w:r>
      <w:r>
        <w:rPr>
          <w:rFonts w:ascii="宋体" w:hAnsi="宋体"/>
          <w:szCs w:val="21"/>
        </w:rPr>
        <w:t xml:space="preserve"> </w:t>
      </w:r>
      <w:r>
        <w:rPr>
          <w:rFonts w:hint="eastAsia" w:ascii="宋体" w:hAnsi="宋体"/>
          <w:szCs w:val="21"/>
        </w:rPr>
        <w:t>所示：</w:t>
      </w:r>
    </w:p>
    <w:p w14:paraId="21861169">
      <w:pPr>
        <w:pStyle w:val="102"/>
        <w:ind w:firstLine="420"/>
        <w:rPr>
          <w:rFonts w:hint="eastAsia" w:ascii="宋体" w:hAnsi="宋体"/>
          <w:szCs w:val="21"/>
        </w:rPr>
      </w:pPr>
      <w:ins w:id="460" w:author="杨欣" w:date="2025-04-25T21:47:18Z">
        <w:r>
          <w:rPr>
            <w:rFonts w:hint="eastAsia" w:ascii="宋体" w:hAnsi="宋体"/>
            <w:szCs w:val="21"/>
            <w:lang w:val="en-US" w:eastAsia="zh-CN"/>
          </w:rPr>
          <w:t>图4</w:t>
        </w:r>
      </w:ins>
      <w:ins w:id="461" w:author="杨欣" w:date="2025-04-25T21:47:19Z">
        <w:r>
          <w:rPr>
            <w:rFonts w:hint="eastAsia" w:ascii="宋体" w:hAnsi="宋体"/>
            <w:szCs w:val="21"/>
            <w:lang w:val="en-US" w:eastAsia="zh-CN"/>
          </w:rPr>
          <w:t xml:space="preserve"> </w:t>
        </w:r>
      </w:ins>
      <w:ins w:id="462" w:author="杨欣" w:date="2025-04-25T21:47:20Z">
        <w:r>
          <w:rPr>
            <w:rFonts w:hint="eastAsia" w:ascii="宋体" w:hAnsi="宋体"/>
            <w:szCs w:val="21"/>
            <w:lang w:val="en-US" w:eastAsia="zh-CN"/>
          </w:rPr>
          <w:t>.。。</w:t>
        </w:r>
      </w:ins>
      <w:ins w:id="463" w:author="杨欣" w:date="2025-04-25T21:47:21Z">
        <w:r>
          <w:rPr>
            <w:rFonts w:hint="eastAsia" w:ascii="宋体" w:hAnsi="宋体"/>
            <w:szCs w:val="21"/>
            <w:lang w:val="en-US" w:eastAsia="zh-CN"/>
          </w:rPr>
          <w:t>。。图</w:t>
        </w:r>
      </w:ins>
      <w:r>
        <w:rPr>
          <w:rFonts w:ascii="宋体" w:hAnsi="宋体"/>
          <w:szCs w:val="21"/>
        </w:rPr>
        <w:br w:type="textWrapping"/>
      </w:r>
    </w:p>
    <w:p w14:paraId="6A1DE9E2">
      <w:pPr>
        <w:pStyle w:val="102"/>
        <w:ind w:firstLine="420"/>
        <w:rPr>
          <w:rFonts w:hint="default" w:eastAsia="宋体"/>
          <w:lang w:val="en-US" w:eastAsia="zh-CN"/>
        </w:rPr>
      </w:pPr>
      <w:r>
        <w:drawing>
          <wp:anchor distT="0" distB="0" distL="114300" distR="114300" simplePos="0" relativeHeight="251663360" behindDoc="0" locked="0" layoutInCell="1" allowOverlap="1">
            <wp:simplePos x="0" y="0"/>
            <wp:positionH relativeFrom="margin">
              <wp:align>left</wp:align>
            </wp:positionH>
            <wp:positionV relativeFrom="paragraph">
              <wp:posOffset>315595</wp:posOffset>
            </wp:positionV>
            <wp:extent cx="5334000" cy="2092960"/>
            <wp:effectExtent l="0" t="0" r="0" b="2540"/>
            <wp:wrapSquare wrapText="bothSides"/>
            <wp:docPr id="4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title="fi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000" cy="2092960"/>
                    </a:xfrm>
                    <a:prstGeom prst="rect">
                      <a:avLst/>
                    </a:prstGeom>
                    <a:noFill/>
                    <a:ln w="9525">
                      <a:noFill/>
                    </a:ln>
                  </pic:spPr>
                </pic:pic>
              </a:graphicData>
            </a:graphic>
          </wp:anchor>
        </w:drawing>
      </w:r>
      <w:r>
        <w:t>6.</w:t>
      </w:r>
      <w:r>
        <w:rPr>
          <w:rFonts w:hint="eastAsia"/>
        </w:rPr>
        <w:t>液位高度识别：对上述处理结果中的图进行第二次边缘检测，实现对液位数据的获取</w:t>
      </w:r>
      <w:ins w:id="464" w:author="杨欣" w:date="2025-04-25T21:47:32Z">
        <w:r>
          <w:rPr>
            <w:rFonts w:hint="eastAsia"/>
            <w:lang w:eastAsia="zh-CN"/>
          </w:rPr>
          <w:t>，</w:t>
        </w:r>
      </w:ins>
      <w:ins w:id="465" w:author="杨欣" w:date="2025-04-25T21:47:34Z">
        <w:r>
          <w:rPr>
            <w:rFonts w:hint="eastAsia"/>
            <w:lang w:val="en-US" w:eastAsia="zh-CN"/>
          </w:rPr>
          <w:t>见</w:t>
        </w:r>
      </w:ins>
      <w:ins w:id="466" w:author="杨欣" w:date="2025-04-25T21:47:35Z">
        <w:r>
          <w:rPr>
            <w:rFonts w:hint="eastAsia"/>
            <w:lang w:val="en-US" w:eastAsia="zh-CN"/>
          </w:rPr>
          <w:t>图</w:t>
        </w:r>
      </w:ins>
      <w:ins w:id="467" w:author="杨欣" w:date="2025-04-25T21:47:36Z">
        <w:r>
          <w:rPr>
            <w:rFonts w:hint="eastAsia"/>
            <w:lang w:val="en-US" w:eastAsia="zh-CN"/>
          </w:rPr>
          <w:t>5</w:t>
        </w:r>
      </w:ins>
      <w:r>
        <w:rPr>
          <w:rFonts w:hint="eastAsia"/>
        </w:rPr>
        <w:t>。</w:t>
      </w:r>
      <w:r>
        <w:br w:type="textWrapping"/>
      </w:r>
      <w:ins w:id="468" w:author="杨欣" w:date="2025-04-25T21:47:26Z">
        <w:r>
          <w:rPr>
            <w:rFonts w:hint="eastAsia"/>
            <w:lang w:val="en-US" w:eastAsia="zh-CN"/>
          </w:rPr>
          <w:t>图5</w:t>
        </w:r>
      </w:ins>
      <w:ins w:id="469" w:author="杨欣" w:date="2025-04-25T21:47:27Z">
        <w:r>
          <w:rPr>
            <w:rFonts w:hint="eastAsia"/>
            <w:lang w:val="en-US" w:eastAsia="zh-CN"/>
          </w:rPr>
          <w:t xml:space="preserve"> </w:t>
        </w:r>
      </w:ins>
      <w:ins w:id="470" w:author="杨欣" w:date="2025-04-25T21:47:28Z">
        <w:r>
          <w:rPr>
            <w:rFonts w:hint="eastAsia"/>
            <w:lang w:val="en-US" w:eastAsia="zh-CN"/>
          </w:rPr>
          <w:t>.。。</w:t>
        </w:r>
      </w:ins>
      <w:ins w:id="471" w:author="杨欣" w:date="2025-04-25T21:47:29Z">
        <w:r>
          <w:rPr>
            <w:rFonts w:hint="eastAsia"/>
            <w:lang w:val="en-US" w:eastAsia="zh-CN"/>
          </w:rPr>
          <w:t>。</w:t>
        </w:r>
      </w:ins>
      <w:ins w:id="472" w:author="杨欣" w:date="2025-04-25T21:47:30Z">
        <w:r>
          <w:rPr>
            <w:rFonts w:hint="eastAsia"/>
            <w:lang w:val="en-US" w:eastAsia="zh-CN"/>
          </w:rPr>
          <w:t>图</w:t>
        </w:r>
      </w:ins>
    </w:p>
    <w:p w14:paraId="7FC78FA1">
      <w:pPr>
        <w:pStyle w:val="102"/>
        <w:ind w:firstLine="420"/>
      </w:pPr>
      <w:r>
        <w:drawing>
          <wp:anchor distT="0" distB="0" distL="114300" distR="114300" simplePos="0" relativeHeight="251664384" behindDoc="0" locked="0" layoutInCell="1" allowOverlap="1">
            <wp:simplePos x="0" y="0"/>
            <wp:positionH relativeFrom="margin">
              <wp:align>left</wp:align>
            </wp:positionH>
            <wp:positionV relativeFrom="paragraph">
              <wp:posOffset>480060</wp:posOffset>
            </wp:positionV>
            <wp:extent cx="5334000" cy="1441450"/>
            <wp:effectExtent l="0" t="0" r="0" b="6350"/>
            <wp:wrapSquare wrapText="bothSides"/>
            <wp:docPr id="5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title="fi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4000" cy="1441450"/>
                    </a:xfrm>
                    <a:prstGeom prst="rect">
                      <a:avLst/>
                    </a:prstGeom>
                    <a:noFill/>
                    <a:ln w="9525">
                      <a:noFill/>
                    </a:ln>
                  </pic:spPr>
                </pic:pic>
              </a:graphicData>
            </a:graphic>
          </wp:anchor>
        </w:drawing>
      </w:r>
      <w:r>
        <w:t>7.</w:t>
      </w:r>
      <w:r>
        <w:rPr>
          <w:rFonts w:hint="eastAsia"/>
        </w:rPr>
        <w:t>数据保存：将识别到的一系列液位高度数据以及对应的过滤时间数据保存为csv文件，便于后续的数据处理，其中，数据记录格式如下</w:t>
      </w:r>
      <w:ins w:id="473" w:author="杨欣" w:date="2025-04-25T21:47:05Z">
        <w:r>
          <w:rPr>
            <w:rFonts w:hint="eastAsia"/>
            <w:lang w:val="en-US" w:eastAsia="zh-CN"/>
          </w:rPr>
          <w:t>图</w:t>
        </w:r>
      </w:ins>
      <w:r>
        <w:rPr>
          <w:rFonts w:hint="eastAsia"/>
        </w:rPr>
        <w:t>：</w:t>
      </w:r>
      <w:r>
        <w:br w:type="textWrapping"/>
      </w:r>
    </w:p>
    <w:bookmarkEnd w:id="17"/>
    <w:p w14:paraId="25DE1292">
      <w:pPr>
        <w:pStyle w:val="6"/>
        <w:rPr>
          <w:rFonts w:hint="eastAsia" w:ascii="宋体" w:hAnsi="宋体" w:eastAsia="宋体"/>
          <w:b/>
          <w:bCs/>
          <w:i w:val="0"/>
          <w:iCs w:val="0"/>
          <w:color w:val="auto"/>
          <w:lang w:eastAsia="zh-CN"/>
        </w:rPr>
      </w:pPr>
      <w:ins w:id="474" w:author="杨欣" w:date="2025-04-25T21:53:56Z">
        <w:bookmarkStart w:id="18" w:name="数据处理"/>
        <w:r>
          <w:rPr>
            <w:rFonts w:hint="eastAsia" w:ascii="宋体" w:hAnsi="宋体" w:eastAsia="宋体"/>
            <w:b/>
            <w:bCs/>
            <w:i w:val="0"/>
            <w:iCs w:val="0"/>
            <w:color w:val="auto"/>
            <w:lang w:val="en-US" w:eastAsia="zh-CN"/>
          </w:rPr>
          <w:t>2.</w:t>
        </w:r>
      </w:ins>
      <w:ins w:id="475" w:author="杨欣" w:date="2025-04-25T21:53:57Z">
        <w:r>
          <w:rPr>
            <w:rFonts w:hint="eastAsia" w:ascii="宋体" w:hAnsi="宋体" w:eastAsia="宋体"/>
            <w:b/>
            <w:bCs/>
            <w:i w:val="0"/>
            <w:iCs w:val="0"/>
            <w:color w:val="auto"/>
            <w:lang w:val="en-US" w:eastAsia="zh-CN"/>
          </w:rPr>
          <w:t>3.</w:t>
        </w:r>
      </w:ins>
      <w:ins w:id="476" w:author="杨欣" w:date="2025-04-25T21:53:58Z">
        <w:r>
          <w:rPr>
            <w:rFonts w:hint="eastAsia" w:ascii="宋体" w:hAnsi="宋体" w:eastAsia="宋体"/>
            <w:b/>
            <w:bCs/>
            <w:i w:val="0"/>
            <w:iCs w:val="0"/>
            <w:color w:val="auto"/>
            <w:lang w:val="en-US" w:eastAsia="zh-CN"/>
          </w:rPr>
          <w:t>3</w:t>
        </w:r>
      </w:ins>
      <w:r>
        <w:rPr>
          <w:rFonts w:hint="eastAsia" w:ascii="宋体" w:hAnsi="宋体" w:eastAsia="宋体"/>
          <w:b/>
          <w:bCs/>
          <w:i w:val="0"/>
          <w:iCs w:val="0"/>
          <w:color w:val="auto"/>
          <w:lang w:eastAsia="zh-CN"/>
        </w:rPr>
        <w:t>数据处理</w:t>
      </w:r>
    </w:p>
    <w:p w14:paraId="033712F1">
      <w:pPr>
        <w:pStyle w:val="102"/>
        <w:ind w:firstLine="420"/>
      </w:pPr>
      <w:r>
        <w:rPr>
          <w:rFonts w:hint="eastAsia"/>
        </w:rPr>
        <w:t>在上述获得实验数据的基础上，我们</w:t>
      </w:r>
      <w:del w:id="477" w:author="杨欣" w:date="2025-04-25T21:51:45Z">
        <w:r>
          <w:rPr>
            <w:rFonts w:hint="eastAsia"/>
          </w:rPr>
          <w:delText>紧接着</w:delText>
        </w:r>
      </w:del>
      <w:r>
        <w:rPr>
          <w:rFonts w:hint="eastAsia"/>
        </w:rPr>
        <w:t>使用python进行编程，首先对得到的原始数据进行数据清洗、异常值检测；然后，按照恒压过滤实验原型的理论依据进式（30）、式（31）、式（32）、式（33）进行编程式计算，完成数据处理；最后，对得到的数据处理结果进行可视化工作。</w:t>
      </w:r>
    </w:p>
    <w:p w14:paraId="30B3406D">
      <w:pPr>
        <w:pStyle w:val="102"/>
        <w:ind w:firstLine="420"/>
        <w:rPr>
          <w:rFonts w:hint="eastAsia" w:ascii="宋体" w:hAnsi="宋体"/>
          <w:szCs w:val="21"/>
        </w:rPr>
      </w:pPr>
      <w:r>
        <w:rPr>
          <w:rFonts w:ascii="宋体" w:hAnsi="宋体"/>
          <w:szCs w:val="21"/>
        </w:rPr>
        <w:t>1.</w:t>
      </w:r>
      <w:r>
        <w:rPr>
          <w:rFonts w:hint="eastAsia" w:ascii="宋体" w:hAnsi="宋体"/>
          <w:szCs w:val="21"/>
        </w:rPr>
        <w:t>数据清洗：对原始数据进行清洗，去除无效值。</w:t>
      </w:r>
    </w:p>
    <w:p w14:paraId="532356A8">
      <w:pPr>
        <w:pStyle w:val="102"/>
        <w:ind w:firstLine="420"/>
        <w:rPr>
          <w:rFonts w:hint="eastAsia" w:ascii="宋体" w:hAnsi="宋体"/>
          <w:szCs w:val="21"/>
        </w:rPr>
      </w:pPr>
      <w:r>
        <w:rPr>
          <w:rFonts w:ascii="宋体" w:hAnsi="宋体"/>
          <w:szCs w:val="21"/>
        </w:rPr>
        <w:t>2.</w:t>
      </w:r>
      <w:r>
        <w:rPr>
          <w:rFonts w:hint="eastAsia" w:ascii="宋体" w:hAnsi="宋体"/>
          <w:szCs w:val="21"/>
        </w:rPr>
        <w:t>异常值检测：通过统计方法（如</w:t>
      </w:r>
      <w:r>
        <w:rPr>
          <w:rFonts w:ascii="宋体" w:hAnsi="宋体"/>
          <w:szCs w:val="21"/>
        </w:rPr>
        <w:t xml:space="preserve"> Z-score </w:t>
      </w:r>
      <w:r>
        <w:rPr>
          <w:rFonts w:hint="eastAsia" w:ascii="宋体" w:hAnsi="宋体"/>
          <w:szCs w:val="21"/>
        </w:rPr>
        <w:t>或</w:t>
      </w:r>
      <w:r>
        <w:rPr>
          <w:rFonts w:ascii="宋体" w:hAnsi="宋体"/>
          <w:szCs w:val="21"/>
        </w:rPr>
        <w:t xml:space="preserve"> IQR </w:t>
      </w:r>
      <w:r>
        <w:rPr>
          <w:rFonts w:hint="eastAsia" w:ascii="宋体" w:hAnsi="宋体"/>
          <w:szCs w:val="21"/>
        </w:rPr>
        <w:t>方法）检测异常值，如果检测到异常值，则保存未去除异常值的数据一份，保存去除异常值的数据一份为后续可视化结果对比做准备。</w:t>
      </w:r>
    </w:p>
    <w:p w14:paraId="6B3A4C38">
      <w:pPr>
        <w:pStyle w:val="102"/>
        <w:ind w:firstLine="420"/>
        <w:rPr>
          <w:rFonts w:hint="eastAsia" w:ascii="宋体" w:hAnsi="宋体"/>
          <w:szCs w:val="21"/>
        </w:rPr>
      </w:pPr>
      <w:r>
        <w:rPr>
          <w:rFonts w:ascii="宋体" w:hAnsi="宋体"/>
          <w:szCs w:val="21"/>
        </w:rPr>
        <w:t>3.</w:t>
      </w:r>
      <w:r>
        <w:rPr>
          <w:rFonts w:hint="eastAsia" w:ascii="宋体" w:hAnsi="宋体"/>
          <w:szCs w:val="21"/>
        </w:rPr>
        <w:t>数据拟合：使用线性回归模型对处理后的数据进行拟合，得到恒压过滤常数</w:t>
      </w:r>
      <w:r>
        <w:rPr>
          <w:rFonts w:ascii="宋体" w:hAnsi="宋体"/>
          <w:szCs w:val="21"/>
        </w:rPr>
        <w:t xml:space="preserve"> </w:t>
      </w:r>
      <m:oMath>
        <m:r>
          <m:rPr/>
          <w:rPr>
            <w:rFonts w:ascii="Cambria Math" w:hAnsi="Cambria Math"/>
            <w:szCs w:val="21"/>
          </w:rPr>
          <m:t>K</m:t>
        </m:r>
      </m:oMath>
      <w:r>
        <w:rPr>
          <w:rFonts w:hint="eastAsia" w:ascii="宋体" w:hAnsi="宋体"/>
          <w:szCs w:val="21"/>
        </w:rPr>
        <w:t>、虚拟滤液量</w:t>
      </w:r>
      <w:r>
        <w:rPr>
          <w:rFonts w:ascii="宋体" w:hAnsi="宋体"/>
          <w:szCs w:val="21"/>
        </w:rPr>
        <w:t xml:space="preserve"> </w:t>
      </w:r>
      <m:oMath>
        <m:sSub>
          <m:sSubPr>
            <m:ctrlPr>
              <w:rPr>
                <w:rFonts w:ascii="Cambria Math" w:hAnsi="Cambria Math"/>
                <w:szCs w:val="21"/>
              </w:rPr>
            </m:ctrlPr>
          </m:sSubPr>
          <m:e>
            <m:r>
              <m:rPr/>
              <w:rPr>
                <w:rFonts w:ascii="Cambria Math" w:hAnsi="Cambria Math"/>
                <w:szCs w:val="21"/>
              </w:rPr>
              <m:t>q</m:t>
            </m:r>
            <m:ctrlPr>
              <w:rPr>
                <w:rFonts w:ascii="Cambria Math" w:hAnsi="Cambria Math"/>
                <w:szCs w:val="21"/>
              </w:rPr>
            </m:ctrlPr>
          </m:e>
          <m:sub>
            <m:r>
              <m:rPr/>
              <w:rPr>
                <w:rFonts w:ascii="Cambria Math" w:hAnsi="Cambria Math"/>
                <w:szCs w:val="21"/>
              </w:rPr>
              <m:t>e</m:t>
            </m:r>
            <m:ctrlPr>
              <w:rPr>
                <w:rFonts w:ascii="Cambria Math" w:hAnsi="Cambria Math"/>
                <w:szCs w:val="21"/>
              </w:rPr>
            </m:ctrlPr>
          </m:sub>
        </m:sSub>
      </m:oMath>
      <w:r>
        <w:rPr>
          <w:rFonts w:ascii="宋体" w:hAnsi="宋体"/>
          <w:szCs w:val="21"/>
        </w:rPr>
        <w:t xml:space="preserve"> </w:t>
      </w:r>
      <w:r>
        <w:rPr>
          <w:rFonts w:hint="eastAsia" w:ascii="宋体" w:hAnsi="宋体"/>
          <w:szCs w:val="21"/>
        </w:rPr>
        <w:t>和等效过滤时间</w:t>
      </w:r>
      <w:r>
        <w:rPr>
          <w:rFonts w:ascii="宋体" w:hAnsi="宋体"/>
          <w:szCs w:val="21"/>
        </w:rPr>
        <w:t xml:space="preserve"> </w:t>
      </w:r>
      <m:oMath>
        <m:sSub>
          <m:sSubPr>
            <m:ctrlPr>
              <w:rPr>
                <w:rFonts w:ascii="Cambria Math" w:hAnsi="Cambria Math"/>
                <w:szCs w:val="21"/>
              </w:rPr>
            </m:ctrlPr>
          </m:sSubPr>
          <m:e>
            <m:r>
              <m:rPr/>
              <w:rPr>
                <w:rFonts w:ascii="Cambria Math" w:hAnsi="Cambria Math"/>
                <w:szCs w:val="21"/>
              </w:rPr>
              <m:t>θ</m:t>
            </m:r>
            <m:ctrlPr>
              <w:rPr>
                <w:rFonts w:ascii="Cambria Math" w:hAnsi="Cambria Math"/>
                <w:szCs w:val="21"/>
              </w:rPr>
            </m:ctrlPr>
          </m:e>
          <m:sub>
            <m:r>
              <m:rPr/>
              <w:rPr>
                <w:rFonts w:ascii="Cambria Math" w:hAnsi="Cambria Math"/>
                <w:szCs w:val="21"/>
              </w:rPr>
              <m:t>e</m:t>
            </m:r>
            <m:ctrlPr>
              <w:rPr>
                <w:rFonts w:ascii="Cambria Math" w:hAnsi="Cambria Math"/>
                <w:szCs w:val="21"/>
              </w:rPr>
            </m:ctrlPr>
          </m:sub>
        </m:sSub>
      </m:oMath>
      <w:r>
        <w:rPr>
          <w:rFonts w:ascii="宋体" w:hAnsi="宋体"/>
          <w:szCs w:val="21"/>
        </w:rPr>
        <w:t>。</w:t>
      </w:r>
    </w:p>
    <w:p w14:paraId="0C97D7FF">
      <w:pPr>
        <w:pStyle w:val="102"/>
        <w:ind w:firstLine="420"/>
        <w:rPr>
          <w:rFonts w:hint="eastAsia" w:ascii="宋体" w:hAnsi="宋体"/>
          <w:szCs w:val="21"/>
        </w:rPr>
      </w:pPr>
      <w:r>
        <w:rPr>
          <w:rFonts w:ascii="宋体" w:hAnsi="宋体"/>
          <w:szCs w:val="21"/>
        </w:rPr>
        <w:t>4.</w:t>
      </w:r>
      <w:r>
        <w:rPr>
          <w:rFonts w:hint="eastAsia" w:ascii="宋体" w:hAnsi="宋体"/>
          <w:szCs w:val="21"/>
        </w:rPr>
        <w:t>数据处理：将清洗后的数据进行处理，计算出液位高度随时间变化的关系。</w:t>
      </w:r>
    </w:p>
    <w:p w14:paraId="537B20E9">
      <w:pPr>
        <w:pStyle w:val="102"/>
        <w:ind w:firstLine="420"/>
        <w:rPr>
          <w:rFonts w:hint="eastAsia" w:ascii="宋体" w:hAnsi="宋体"/>
          <w:szCs w:val="21"/>
        </w:rPr>
      </w:pPr>
      <w:r>
        <w:rPr>
          <w:rFonts w:ascii="宋体" w:hAnsi="宋体"/>
          <w:szCs w:val="21"/>
        </w:rPr>
        <w:t>5.</w:t>
      </w:r>
      <w:r>
        <w:rPr>
          <w:rFonts w:hint="eastAsia" w:ascii="宋体" w:hAnsi="宋体"/>
          <w:szCs w:val="21"/>
        </w:rPr>
        <w:t>数据可视化：将处理后的数据和拟合结果进行可视化，帮助分析过滤过程的动态变化。</w:t>
      </w:r>
    </w:p>
    <w:bookmarkEnd w:id="18"/>
    <w:p w14:paraId="35AA7B7D">
      <w:pPr>
        <w:pStyle w:val="6"/>
        <w:rPr>
          <w:rFonts w:hint="eastAsia" w:ascii="宋体" w:hAnsi="宋体" w:eastAsia="宋体"/>
          <w:b/>
          <w:bCs/>
          <w:i w:val="0"/>
          <w:iCs w:val="0"/>
          <w:color w:val="auto"/>
          <w:lang w:eastAsia="zh-CN"/>
        </w:rPr>
      </w:pPr>
      <w:ins w:id="478" w:author="杨欣" w:date="2025-04-25T21:54:01Z">
        <w:bookmarkStart w:id="19" w:name="数字化设计的数学物理建模过程"/>
        <w:r>
          <w:rPr>
            <w:rFonts w:hint="eastAsia" w:ascii="宋体" w:hAnsi="宋体" w:eastAsia="宋体"/>
            <w:b/>
            <w:bCs/>
            <w:i w:val="0"/>
            <w:iCs w:val="0"/>
            <w:color w:val="auto"/>
            <w:lang w:val="en-US" w:eastAsia="zh-CN"/>
          </w:rPr>
          <w:t>2</w:t>
        </w:r>
      </w:ins>
      <w:ins w:id="479" w:author="杨欣" w:date="2025-04-25T21:54:02Z">
        <w:r>
          <w:rPr>
            <w:rFonts w:hint="eastAsia" w:ascii="宋体" w:hAnsi="宋体" w:eastAsia="宋体"/>
            <w:b/>
            <w:bCs/>
            <w:i w:val="0"/>
            <w:iCs w:val="0"/>
            <w:color w:val="auto"/>
            <w:lang w:val="en-US" w:eastAsia="zh-CN"/>
          </w:rPr>
          <w:t>.3</w:t>
        </w:r>
      </w:ins>
      <w:ins w:id="480" w:author="杨欣" w:date="2025-04-25T21:54:03Z">
        <w:r>
          <w:rPr>
            <w:rFonts w:hint="eastAsia" w:ascii="宋体" w:hAnsi="宋体" w:eastAsia="宋体"/>
            <w:b/>
            <w:bCs/>
            <w:i w:val="0"/>
            <w:iCs w:val="0"/>
            <w:color w:val="auto"/>
            <w:lang w:val="en-US" w:eastAsia="zh-CN"/>
          </w:rPr>
          <w:t>.4</w:t>
        </w:r>
      </w:ins>
      <w:r>
        <w:rPr>
          <w:rFonts w:hint="eastAsia" w:ascii="宋体" w:hAnsi="宋体" w:eastAsia="宋体"/>
          <w:b/>
          <w:bCs/>
          <w:i w:val="0"/>
          <w:iCs w:val="0"/>
          <w:color w:val="auto"/>
          <w:lang w:eastAsia="zh-CN"/>
        </w:rPr>
        <w:t>数字化设计的数学物理建模过程</w:t>
      </w:r>
    </w:p>
    <w:p w14:paraId="31B6E187">
      <w:pPr>
        <w:pStyle w:val="102"/>
        <w:ind w:firstLine="420"/>
      </w:pPr>
      <w:r>
        <w:rPr>
          <w:rFonts w:hint="eastAsia"/>
        </w:rPr>
        <w:t>在数字化设计恒压过滤实验的过程中，</w:t>
      </w:r>
      <w:del w:id="481" w:author="杨欣" w:date="2025-04-25T21:52:04Z">
        <w:r>
          <w:rPr>
            <w:rFonts w:hint="eastAsia"/>
          </w:rPr>
          <w:delText>我们</w:delText>
        </w:r>
      </w:del>
      <w:r>
        <w:rPr>
          <w:rFonts w:hint="eastAsia"/>
        </w:rPr>
        <w:t>首先需要通过摄像设备实时监测物理过程，并将其抽象化。通过图像二值化、增强对比度以及形态学处理和边缘检测等技术，</w:t>
      </w:r>
      <w:del w:id="482" w:author="杨欣" w:date="2025-04-25T21:52:19Z">
        <w:r>
          <w:rPr>
            <w:rFonts w:hint="eastAsia"/>
          </w:rPr>
          <w:delText>首先</w:delText>
        </w:r>
      </w:del>
      <w:r>
        <w:rPr>
          <w:rFonts w:hint="eastAsia"/>
        </w:rPr>
        <w:t>定位水槽的位置。在定位完成后，进行第二次边缘检测以测量水槽内滤液高度的尺寸，之后将这些数据保存到文件中，并通过编程好的软件进行处理和计算。</w:t>
      </w:r>
    </w:p>
    <w:p w14:paraId="465830E4">
      <w:pPr>
        <w:pStyle w:val="102"/>
        <w:ind w:firstLine="420"/>
      </w:pPr>
      <w:r>
        <w:rPr>
          <w:rFonts w:hint="eastAsia"/>
        </w:rPr>
        <w:t>在软件内部的处理过程中，首先进行数据清洗，去除无效值。接下来，通过Z-score方法检测异常值，并将处理后的数据拷贝成两份。一份数据用于正常拟合，另一份数据则用于去除异常值后的拟合。</w:t>
      </w:r>
    </w:p>
    <w:p w14:paraId="0837C1F0">
      <w:pPr>
        <w:pStyle w:val="102"/>
        <w:ind w:firstLine="420"/>
      </w:pPr>
      <w:r>
        <w:rPr>
          <w:rFonts w:hint="eastAsia"/>
        </w:rPr>
        <w:t>在这一过程中，我们依据恒压过滤的基本原理进行数学建模，计算出过滤常数（K）、滤饼压缩指数（s）和物料特性常数（k）等关键参数。最后，通过数值仿真与可视化技术，处理后的数据结果在终端上呈现。</w:t>
      </w:r>
    </w:p>
    <w:p w14:paraId="47103383">
      <w:pPr>
        <w:pStyle w:val="102"/>
        <w:ind w:firstLine="420"/>
      </w:pPr>
      <w:r>
        <w:rPr>
          <w:rFonts w:hint="eastAsia"/>
        </w:rPr>
        <w:t>以下是相关描述的数学建模过程：</w:t>
      </w:r>
    </w:p>
    <w:p w14:paraId="1E12EE5E">
      <w:pPr>
        <w:pStyle w:val="26"/>
        <w:spacing w:line="300" w:lineRule="exact"/>
        <w:rPr>
          <w:rFonts w:hint="eastAsia" w:ascii="宋体" w:hAnsi="宋体" w:eastAsia="宋体"/>
          <w:b/>
          <w:bCs/>
          <w:sz w:val="21"/>
          <w:szCs w:val="21"/>
          <w:lang w:eastAsia="zh-CN"/>
        </w:rPr>
      </w:pPr>
      <w:ins w:id="483" w:author="杨欣" w:date="2025-04-25T21:54:13Z">
        <w:r>
          <w:rPr>
            <w:rFonts w:hint="eastAsia" w:ascii="宋体" w:hAnsi="宋体" w:eastAsia="宋体"/>
            <w:b/>
            <w:bCs/>
            <w:sz w:val="21"/>
            <w:szCs w:val="21"/>
            <w:lang w:val="en-US" w:eastAsia="zh-CN"/>
          </w:rPr>
          <w:t>（</w:t>
        </w:r>
      </w:ins>
      <w:ins w:id="484" w:author="杨欣" w:date="2025-04-25T21:54:15Z">
        <w:r>
          <w:rPr>
            <w:rFonts w:hint="eastAsia" w:ascii="宋体" w:hAnsi="宋体" w:eastAsia="宋体"/>
            <w:b/>
            <w:bCs/>
            <w:sz w:val="21"/>
            <w:szCs w:val="21"/>
            <w:lang w:val="en-US" w:eastAsia="zh-CN"/>
          </w:rPr>
          <w:t>1</w:t>
        </w:r>
      </w:ins>
      <w:ins w:id="485" w:author="杨欣" w:date="2025-04-25T21:54:14Z">
        <w:r>
          <w:rPr>
            <w:rFonts w:hint="eastAsia" w:ascii="宋体" w:hAnsi="宋体" w:eastAsia="宋体"/>
            <w:b/>
            <w:bCs/>
            <w:sz w:val="21"/>
            <w:szCs w:val="21"/>
            <w:lang w:val="en-US" w:eastAsia="zh-CN"/>
          </w:rPr>
          <w:t>）</w:t>
        </w:r>
      </w:ins>
      <w:r>
        <w:rPr>
          <w:rFonts w:hint="eastAsia" w:ascii="宋体" w:hAnsi="宋体" w:eastAsia="宋体"/>
          <w:b/>
          <w:bCs/>
          <w:sz w:val="21"/>
          <w:szCs w:val="21"/>
          <w:lang w:eastAsia="zh-CN"/>
        </w:rPr>
        <w:t>数据采集过程的数学建模</w:t>
      </w:r>
    </w:p>
    <w:p w14:paraId="01C616EA">
      <w:pPr>
        <w:pStyle w:val="102"/>
        <w:ind w:firstLine="420"/>
        <w:rPr>
          <w:b/>
          <w:bCs/>
        </w:rPr>
      </w:pPr>
      <w:r>
        <w:rPr>
          <w:rFonts w:hint="eastAsia"/>
        </w:rPr>
        <w:t>在恒压过滤实验中，数据采集过程的数学建模可以通过以下几个步骤来描述。首先，使用摄像设备实时监测水槽中滤液的高度变化，并将这些图像数据通过数学方法进行处理。</w:t>
      </w:r>
    </w:p>
    <w:p w14:paraId="67C1FAAA">
      <w:pPr>
        <w:pStyle w:val="102"/>
        <w:ind w:firstLine="420"/>
      </w:pPr>
      <w:r>
        <w:rPr>
          <w:rFonts w:hint="eastAsia"/>
        </w:rPr>
        <w:t>1.图像二值化与对比度增强：图像二值化过程将原始图像</w:t>
      </w:r>
      <w:r>
        <w:t xml:space="preserve"> </w:t>
      </w:r>
      <m:oMath>
        <m:r>
          <m:rPr/>
          <w:rPr>
            <w:rFonts w:ascii="Cambria Math" w:hAnsi="Cambria Math"/>
          </w:rPr>
          <m:t>I</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t xml:space="preserve"> </w:t>
      </w:r>
      <w:r>
        <w:rPr>
          <w:rFonts w:hint="eastAsia"/>
        </w:rPr>
        <w:t>转换为黑白图像。设定一个阈值</w:t>
      </w:r>
      <w:r>
        <w:t xml:space="preserve"> </w:t>
      </w:r>
      <m:oMath>
        <m:r>
          <m:rPr/>
          <w:rPr>
            <w:rFonts w:ascii="Cambria Math" w:hAnsi="Cambria Math"/>
          </w:rPr>
          <m:t>T</m:t>
        </m:r>
      </m:oMath>
      <w:r>
        <w:rPr>
          <w:rFonts w:hint="eastAsia"/>
        </w:rPr>
        <w:t>，对图像进行二值化处理，得到二值图像</w:t>
      </w:r>
      <w:r>
        <w:t xml:space="preserve"> </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b</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w:t>
      </w:r>
    </w:p>
    <w:p w14:paraId="6E71B64E">
      <w:pPr>
        <w:pStyle w:val="26"/>
        <w:spacing w:line="300" w:lineRule="exact"/>
        <w:ind w:firstLine="420" w:firstLineChars="200"/>
        <w:rPr>
          <w:rFonts w:ascii="Times New Roman" w:hAnsi="Times New Roman" w:eastAsia="宋体" w:cstheme="majorBidi"/>
          <w:sz w:val="21"/>
          <w:szCs w:val="21"/>
        </w:rPr>
      </w:pPr>
      <m:oMathPara>
        <m:oMath>
          <m:eqArr>
            <m:eqArrPr>
              <m:maxDist m:val="1"/>
              <m:ctrlPr>
                <w:rPr>
                  <w:rFonts w:ascii="Cambria Math" w:hAnsi="Cambria Math" w:eastAsia="宋体"/>
                  <w:i/>
                  <w:sz w:val="21"/>
                  <w:szCs w:val="21"/>
                </w:rPr>
              </m:ctrlPr>
            </m:eqArrPr>
            <m:e>
              <m:sSub>
                <m:sSubPr>
                  <m:ctrlPr>
                    <w:rPr>
                      <w:rFonts w:ascii="Cambria Math" w:hAnsi="Cambria Math" w:eastAsia="宋体"/>
                      <w:sz w:val="21"/>
                      <w:szCs w:val="21"/>
                    </w:rPr>
                  </m:ctrlPr>
                </m:sSubPr>
                <m:e>
                  <m:r>
                    <m:rPr/>
                    <w:rPr>
                      <w:rFonts w:ascii="Cambria Math" w:hAnsi="Cambria Math" w:eastAsia="宋体"/>
                      <w:sz w:val="21"/>
                      <w:szCs w:val="21"/>
                    </w:rPr>
                    <m:t>I</m:t>
                  </m:r>
                  <m:ctrlPr>
                    <w:rPr>
                      <w:rFonts w:ascii="Cambria Math" w:hAnsi="Cambria Math" w:eastAsia="宋体"/>
                      <w:sz w:val="21"/>
                      <w:szCs w:val="21"/>
                    </w:rPr>
                  </m:ctrlPr>
                </m:e>
                <m:sub>
                  <m:r>
                    <m:rPr/>
                    <w:rPr>
                      <w:rFonts w:ascii="Cambria Math" w:hAnsi="Cambria Math" w:eastAsia="宋体"/>
                      <w:sz w:val="21"/>
                      <w:szCs w:val="21"/>
                    </w:rPr>
                    <m:t>b</m:t>
                  </m:r>
                  <m:ctrlPr>
                    <w:rPr>
                      <w:rFonts w:ascii="Cambria Math" w:hAnsi="Cambria Math" w:eastAsia="宋体"/>
                      <w:sz w:val="21"/>
                      <w:szCs w:val="21"/>
                    </w:rPr>
                  </m:ctrlPr>
                </m:sub>
              </m:sSub>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r>
                <m:rPr>
                  <m:sty m:val="p"/>
                </m:rPr>
                <w:rPr>
                  <w:rFonts w:ascii="Cambria Math" w:hAnsi="Cambria Math" w:eastAsia="宋体"/>
                  <w:sz w:val="21"/>
                  <w:szCs w:val="21"/>
                </w:rPr>
                <m:t>=</m:t>
              </m:r>
              <m:d>
                <m:dPr>
                  <m:begChr m:val="{"/>
                  <m:endChr m:val=""/>
                  <m:ctrlPr>
                    <w:rPr>
                      <w:rFonts w:ascii="Cambria Math" w:hAnsi="Cambria Math" w:eastAsia="宋体"/>
                      <w:sz w:val="21"/>
                      <w:szCs w:val="21"/>
                    </w:rPr>
                  </m:ctrlPr>
                </m:dPr>
                <m:e>
                  <m:m>
                    <m:mPr>
                      <m:mcs>
                        <m:mc>
                          <m:mcPr>
                            <m:count m:val="2"/>
                            <m:mcJc m:val="left"/>
                          </m:mcPr>
                        </m:mc>
                      </m:mcs>
                      <m:plcHide m:val="1"/>
                      <m:ctrlPr>
                        <w:rPr>
                          <w:rFonts w:ascii="Cambria Math" w:hAnsi="Cambria Math" w:eastAsia="宋体"/>
                          <w:sz w:val="21"/>
                          <w:szCs w:val="21"/>
                        </w:rPr>
                      </m:ctrlPr>
                    </m:mPr>
                    <m:mr>
                      <m:e>
                        <m:r>
                          <m:rPr/>
                          <w:rPr>
                            <w:rFonts w:ascii="Cambria Math" w:hAnsi="Cambria Math" w:eastAsia="宋体"/>
                            <w:sz w:val="21"/>
                            <w:szCs w:val="21"/>
                          </w:rPr>
                          <m:t>1</m:t>
                        </m:r>
                        <m:r>
                          <m:rPr>
                            <m:sty m:val="p"/>
                          </m:rPr>
                          <w:rPr>
                            <w:rFonts w:ascii="Cambria Math" w:hAnsi="Cambria Math" w:eastAsia="宋体"/>
                            <w:sz w:val="21"/>
                            <w:szCs w:val="21"/>
                          </w:rPr>
                          <m:t>,</m:t>
                        </m:r>
                        <m:ctrlPr>
                          <w:rPr>
                            <w:rFonts w:ascii="Cambria Math" w:hAnsi="Cambria Math" w:eastAsia="宋体"/>
                            <w:sz w:val="21"/>
                            <w:szCs w:val="21"/>
                          </w:rPr>
                        </m:ctrlPr>
                      </m:e>
                      <m:e>
                        <m:r>
                          <m:rPr>
                            <m:nor/>
                            <m:sty m:val="p"/>
                          </m:rPr>
                          <w:rPr>
                            <w:rFonts w:ascii="宋体" w:hAnsi="宋体" w:eastAsia="宋体"/>
                            <w:sz w:val="21"/>
                            <w:szCs w:val="21"/>
                          </w:rPr>
                          <m:t xml:space="preserve">if </m:t>
                        </m:r>
                        <m:r>
                          <m:rPr/>
                          <w:rPr>
                            <w:rFonts w:ascii="Cambria Math" w:hAnsi="Cambria Math" w:eastAsia="宋体"/>
                            <w:sz w:val="21"/>
                            <w:szCs w:val="21"/>
                          </w:rPr>
                          <m:t>I</m:t>
                        </m:r>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r>
                          <m:rPr>
                            <m:sty m:val="p"/>
                          </m:rPr>
                          <w:rPr>
                            <w:rFonts w:ascii="Cambria Math" w:hAnsi="Cambria Math" w:eastAsia="宋体"/>
                            <w:sz w:val="21"/>
                            <w:szCs w:val="21"/>
                          </w:rPr>
                          <m:t>≥</m:t>
                        </m:r>
                        <m:r>
                          <m:rPr/>
                          <w:rPr>
                            <w:rFonts w:ascii="Cambria Math" w:hAnsi="Cambria Math" w:eastAsia="宋体"/>
                            <w:sz w:val="21"/>
                            <w:szCs w:val="21"/>
                          </w:rPr>
                          <m:t>T</m:t>
                        </m:r>
                        <m:ctrlPr>
                          <w:rPr>
                            <w:rFonts w:ascii="Cambria Math" w:hAnsi="Cambria Math" w:eastAsia="宋体"/>
                            <w:sz w:val="21"/>
                            <w:szCs w:val="21"/>
                          </w:rPr>
                        </m:ctrlPr>
                      </m:e>
                    </m:mr>
                    <m:mr>
                      <m:e>
                        <m:r>
                          <m:rPr/>
                          <w:rPr>
                            <w:rFonts w:ascii="Cambria Math" w:hAnsi="Cambria Math" w:eastAsia="宋体"/>
                            <w:sz w:val="21"/>
                            <w:szCs w:val="21"/>
                          </w:rPr>
                          <m:t>0</m:t>
                        </m:r>
                        <m:r>
                          <m:rPr>
                            <m:sty m:val="p"/>
                          </m:rPr>
                          <w:rPr>
                            <w:rFonts w:ascii="Cambria Math" w:hAnsi="Cambria Math" w:eastAsia="宋体"/>
                            <w:sz w:val="21"/>
                            <w:szCs w:val="21"/>
                          </w:rPr>
                          <m:t>,</m:t>
                        </m:r>
                        <m:ctrlPr>
                          <w:rPr>
                            <w:rFonts w:ascii="Cambria Math" w:hAnsi="Cambria Math" w:eastAsia="宋体"/>
                            <w:sz w:val="21"/>
                            <w:szCs w:val="21"/>
                          </w:rPr>
                        </m:ctrlPr>
                      </m:e>
                      <m:e>
                        <m:r>
                          <m:rPr>
                            <m:nor/>
                            <m:sty m:val="p"/>
                          </m:rPr>
                          <w:rPr>
                            <w:rFonts w:ascii="宋体" w:hAnsi="宋体" w:eastAsia="宋体"/>
                            <w:sz w:val="21"/>
                            <w:szCs w:val="21"/>
                          </w:rPr>
                          <m:t xml:space="preserve">if </m:t>
                        </m:r>
                        <m:r>
                          <m:rPr/>
                          <w:rPr>
                            <w:rFonts w:ascii="Cambria Math" w:hAnsi="Cambria Math" w:eastAsia="宋体"/>
                            <w:sz w:val="21"/>
                            <w:szCs w:val="21"/>
                          </w:rPr>
                          <m:t>I</m:t>
                        </m:r>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r>
                          <m:rPr>
                            <m:sty m:val="p"/>
                          </m:rPr>
                          <w:rPr>
                            <w:rFonts w:ascii="Cambria Math" w:hAnsi="Cambria Math" w:eastAsia="宋体"/>
                            <w:sz w:val="21"/>
                            <w:szCs w:val="21"/>
                          </w:rPr>
                          <m:t>&lt;</m:t>
                        </m:r>
                        <m:r>
                          <m:rPr/>
                          <w:rPr>
                            <w:rFonts w:ascii="Cambria Math" w:hAnsi="Cambria Math" w:eastAsia="宋体"/>
                            <w:sz w:val="21"/>
                            <w:szCs w:val="21"/>
                          </w:rPr>
                          <m:t>T</m:t>
                        </m:r>
                        <m:ctrlPr>
                          <w:rPr>
                            <w:rFonts w:ascii="Cambria Math" w:hAnsi="Cambria Math" w:eastAsia="宋体"/>
                            <w:sz w:val="21"/>
                            <w:szCs w:val="21"/>
                          </w:rPr>
                        </m:ctrlPr>
                      </m:e>
                    </m:mr>
                  </m:m>
                  <m:ctrlPr>
                    <w:rPr>
                      <w:rFonts w:ascii="Cambria Math" w:hAnsi="Cambria Math" w:eastAsia="宋体"/>
                      <w:sz w:val="21"/>
                      <w:szCs w:val="21"/>
                    </w:rPr>
                  </m:ctrlPr>
                </m:e>
              </m:d>
              <m:r>
                <m:rPr/>
                <w:rPr>
                  <w:rFonts w:ascii="Cambria Math" w:hAnsi="Cambria Math" w:eastAsia="宋体"/>
                  <w:sz w:val="21"/>
                  <w:szCs w:val="21"/>
                </w:rPr>
                <m:t>  #</m:t>
              </m:r>
              <m:r>
                <m:rPr>
                  <m:nor/>
                  <m:sty m:val="p"/>
                </m:rPr>
                <w:rPr>
                  <w:rFonts w:ascii="宋体" w:hAnsi="宋体" w:eastAsia="宋体"/>
                  <w:sz w:val="21"/>
                  <w:szCs w:val="21"/>
                </w:rPr>
                <m:t>(44)</m:t>
              </m:r>
              <m:ctrlPr>
                <w:rPr>
                  <w:rFonts w:ascii="Cambria Math" w:hAnsi="Cambria Math" w:eastAsia="宋体"/>
                  <w:sz w:val="21"/>
                  <w:szCs w:val="21"/>
                </w:rPr>
              </m:ctrlPr>
            </m:e>
          </m:eqArr>
        </m:oMath>
      </m:oMathPara>
    </w:p>
    <w:p w14:paraId="5F408236">
      <w:pPr>
        <w:pStyle w:val="102"/>
        <w:ind w:firstLine="420"/>
      </w:pPr>
      <w:r>
        <w:rPr>
          <w:rFonts w:hint="eastAsia"/>
        </w:rPr>
        <w:t>接下来，进行对比度增强，增强后的图像</w:t>
      </w:r>
      <w:r>
        <w:t xml:space="preserve"> </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e</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t xml:space="preserve"> </w:t>
      </w:r>
      <w:r>
        <w:rPr>
          <w:rFonts w:hint="eastAsia"/>
        </w:rPr>
        <w:t>可以通过对比度限制自适应直方图均衡化（CLA</w:t>
      </w:r>
      <w:r>
        <w:t xml:space="preserve"> </w:t>
      </w:r>
      <w:r>
        <w:rPr>
          <w:rFonts w:hint="eastAsia"/>
        </w:rPr>
        <w:t>HE）来进行，增强的公式为：</w:t>
      </w:r>
    </w:p>
    <w:p w14:paraId="33F13AEC">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rPr>
              </m:ctrlPr>
            </m:eqArrPr>
            <m:e>
              <m:sSub>
                <m:sSubPr>
                  <m:ctrlPr>
                    <w:rPr>
                      <w:rFonts w:ascii="Cambria Math" w:hAnsi="Cambria Math" w:eastAsia="宋体"/>
                      <w:sz w:val="21"/>
                      <w:szCs w:val="21"/>
                    </w:rPr>
                  </m:ctrlPr>
                </m:sSubPr>
                <m:e>
                  <m:r>
                    <m:rPr/>
                    <w:rPr>
                      <w:rFonts w:ascii="Cambria Math" w:hAnsi="Cambria Math" w:eastAsia="宋体"/>
                      <w:sz w:val="21"/>
                      <w:szCs w:val="21"/>
                    </w:rPr>
                    <m:t>I</m:t>
                  </m:r>
                  <m:ctrlPr>
                    <w:rPr>
                      <w:rFonts w:ascii="Cambria Math" w:hAnsi="Cambria Math" w:eastAsia="宋体"/>
                      <w:sz w:val="21"/>
                      <w:szCs w:val="21"/>
                    </w:rPr>
                  </m:ctrlPr>
                </m:e>
                <m:sub>
                  <m:r>
                    <m:rPr/>
                    <w:rPr>
                      <w:rFonts w:ascii="Cambria Math" w:hAnsi="Cambria Math" w:eastAsia="宋体"/>
                      <w:sz w:val="21"/>
                      <w:szCs w:val="21"/>
                    </w:rPr>
                    <m:t>e</m:t>
                  </m:r>
                  <m:ctrlPr>
                    <w:rPr>
                      <w:rFonts w:ascii="Cambria Math" w:hAnsi="Cambria Math" w:eastAsia="宋体"/>
                      <w:sz w:val="21"/>
                      <w:szCs w:val="21"/>
                    </w:rPr>
                  </m:ctrlPr>
                </m:sub>
              </m:sSub>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r>
                <m:rPr>
                  <m:sty m:val="p"/>
                </m:rPr>
                <w:rPr>
                  <w:rFonts w:ascii="Cambria Math" w:hAnsi="Cambria Math" w:eastAsia="宋体"/>
                  <w:sz w:val="21"/>
                  <w:szCs w:val="21"/>
                </w:rPr>
                <m:t>=</m:t>
              </m:r>
              <m:r>
                <m:rPr>
                  <m:nor/>
                  <m:sty m:val="p"/>
                </m:rPr>
                <w:rPr>
                  <w:rFonts w:ascii="宋体" w:hAnsi="宋体" w:eastAsia="宋体"/>
                  <w:sz w:val="21"/>
                  <w:szCs w:val="21"/>
                </w:rPr>
                <m:t>CLAHE</m:t>
              </m:r>
              <m:d>
                <m:dPr>
                  <m:ctrlPr>
                    <w:rPr>
                      <w:rFonts w:ascii="Cambria Math" w:hAnsi="Cambria Math" w:eastAsia="宋体"/>
                      <w:sz w:val="21"/>
                      <w:szCs w:val="21"/>
                    </w:rPr>
                  </m:ctrlPr>
                </m:dPr>
                <m:e>
                  <m:r>
                    <m:rPr/>
                    <w:rPr>
                      <w:rFonts w:ascii="Cambria Math" w:hAnsi="Cambria Math" w:eastAsia="宋体"/>
                      <w:sz w:val="21"/>
                      <w:szCs w:val="21"/>
                    </w:rPr>
                    <m:t>I</m:t>
                  </m:r>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r>
                    <m:rPr>
                      <m:sty m:val="p"/>
                    </m:rPr>
                    <w:rPr>
                      <w:rFonts w:ascii="Cambria Math" w:hAnsi="Cambria Math" w:eastAsia="宋体"/>
                      <w:sz w:val="21"/>
                      <w:szCs w:val="21"/>
                    </w:rPr>
                    <m:t>,</m:t>
                  </m:r>
                  <m:r>
                    <m:rPr>
                      <m:nor/>
                      <m:sty m:val="p"/>
                    </m:rPr>
                    <w:rPr>
                      <w:rFonts w:ascii="宋体" w:hAnsi="宋体" w:eastAsia="宋体"/>
                      <w:sz w:val="21"/>
                      <w:szCs w:val="21"/>
                    </w:rPr>
                    <m:t>clipLimit</m:t>
                  </m:r>
                  <m:r>
                    <m:rPr>
                      <m:sty m:val="p"/>
                    </m:rPr>
                    <w:rPr>
                      <w:rFonts w:ascii="Cambria Math" w:hAnsi="Cambria Math" w:eastAsia="宋体"/>
                      <w:sz w:val="21"/>
                      <w:szCs w:val="21"/>
                    </w:rPr>
                    <m:t>,</m:t>
                  </m:r>
                  <m:r>
                    <m:rPr>
                      <m:nor/>
                      <m:sty m:val="p"/>
                    </m:rPr>
                    <w:rPr>
                      <w:rFonts w:ascii="宋体" w:hAnsi="宋体" w:eastAsia="宋体"/>
                      <w:sz w:val="21"/>
                      <w:szCs w:val="21"/>
                    </w:rPr>
                    <m:t>tileGridSize</m:t>
                  </m:r>
                  <m:ctrlPr>
                    <w:rPr>
                      <w:rFonts w:ascii="Cambria Math" w:hAnsi="Cambria Math" w:eastAsia="宋体"/>
                      <w:sz w:val="21"/>
                      <w:szCs w:val="21"/>
                    </w:rPr>
                  </m:ctrlPr>
                </m:e>
              </m:d>
              <m:r>
                <m:rPr/>
                <w:rPr>
                  <w:rFonts w:ascii="Cambria Math" w:hAnsi="Cambria Math" w:eastAsia="宋体"/>
                  <w:sz w:val="21"/>
                  <w:szCs w:val="21"/>
                </w:rPr>
                <m:t>  #</m:t>
              </m:r>
              <m:r>
                <m:rPr>
                  <m:nor/>
                  <m:sty m:val="p"/>
                </m:rPr>
                <w:rPr>
                  <w:rFonts w:ascii="宋体" w:hAnsi="宋体" w:eastAsia="宋体"/>
                  <w:sz w:val="21"/>
                  <w:szCs w:val="21"/>
                </w:rPr>
                <m:t>(45)</m:t>
              </m:r>
              <m:ctrlPr>
                <w:rPr>
                  <w:rFonts w:ascii="Cambria Math" w:hAnsi="Cambria Math" w:eastAsia="宋体"/>
                  <w:sz w:val="21"/>
                  <w:szCs w:val="21"/>
                </w:rPr>
              </m:ctrlPr>
            </m:e>
          </m:eqArr>
        </m:oMath>
      </m:oMathPara>
    </w:p>
    <w:p w14:paraId="796A07C5">
      <w:pPr>
        <w:pStyle w:val="102"/>
        <w:ind w:firstLine="420"/>
      </w:pPr>
      <w:r>
        <w:rPr>
          <w:rFonts w:hint="eastAsia"/>
        </w:rPr>
        <w:t>2.形态学处理与边缘检测：在图像增强之后，使用形态学运算（如开运算和闭运算）去除噪声，得到处理后的图像</w:t>
      </w:r>
      <w:r>
        <w:t xml:space="preserve"> </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p</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w:t>
      </w:r>
    </w:p>
    <w:p w14:paraId="4FB3D1F7">
      <w:pPr>
        <w:pStyle w:val="26"/>
        <w:spacing w:line="300" w:lineRule="exact"/>
        <w:ind w:firstLine="420" w:firstLineChars="200"/>
        <w:rPr>
          <w:rFonts w:ascii="Times New Roman" w:hAnsi="Times New Roman" w:eastAsia="宋体" w:cstheme="majorBidi"/>
          <w:sz w:val="21"/>
          <w:szCs w:val="21"/>
        </w:rPr>
      </w:pPr>
      <m:oMathPara>
        <m:oMath>
          <m:eqArr>
            <m:eqArrPr>
              <m:maxDist m:val="1"/>
              <m:ctrlPr>
                <w:rPr>
                  <w:rFonts w:ascii="Cambria Math" w:hAnsi="Cambria Math" w:eastAsia="宋体"/>
                  <w:i/>
                  <w:sz w:val="21"/>
                  <w:szCs w:val="21"/>
                </w:rPr>
              </m:ctrlPr>
            </m:eqArrPr>
            <m:e>
              <m:sSub>
                <m:sSubPr>
                  <m:ctrlPr>
                    <w:rPr>
                      <w:rFonts w:ascii="Cambria Math" w:hAnsi="Cambria Math" w:eastAsia="宋体"/>
                      <w:sz w:val="21"/>
                      <w:szCs w:val="21"/>
                    </w:rPr>
                  </m:ctrlPr>
                </m:sSubPr>
                <m:e>
                  <m:r>
                    <m:rPr/>
                    <w:rPr>
                      <w:rFonts w:ascii="Cambria Math" w:hAnsi="Cambria Math" w:eastAsia="宋体"/>
                      <w:sz w:val="21"/>
                      <w:szCs w:val="21"/>
                    </w:rPr>
                    <m:t>I</m:t>
                  </m:r>
                  <m:ctrlPr>
                    <w:rPr>
                      <w:rFonts w:ascii="Cambria Math" w:hAnsi="Cambria Math" w:eastAsia="宋体"/>
                      <w:sz w:val="21"/>
                      <w:szCs w:val="21"/>
                    </w:rPr>
                  </m:ctrlPr>
                </m:e>
                <m:sub>
                  <m:r>
                    <m:rPr/>
                    <w:rPr>
                      <w:rFonts w:ascii="Cambria Math" w:hAnsi="Cambria Math" w:eastAsia="宋体"/>
                      <w:sz w:val="21"/>
                      <w:szCs w:val="21"/>
                    </w:rPr>
                    <m:t>p</m:t>
                  </m:r>
                  <m:ctrlPr>
                    <w:rPr>
                      <w:rFonts w:ascii="Cambria Math" w:hAnsi="Cambria Math" w:eastAsia="宋体"/>
                      <w:sz w:val="21"/>
                      <w:szCs w:val="21"/>
                    </w:rPr>
                  </m:ctrlPr>
                </m:sub>
              </m:sSub>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r>
                <m:rPr>
                  <m:sty m:val="p"/>
                </m:rPr>
                <w:rPr>
                  <w:rFonts w:ascii="Cambria Math" w:hAnsi="Cambria Math" w:eastAsia="宋体"/>
                  <w:sz w:val="21"/>
                  <w:szCs w:val="21"/>
                </w:rPr>
                <m:t>=</m:t>
              </m:r>
              <m:r>
                <m:rPr>
                  <m:nor/>
                  <m:sty m:val="p"/>
                </m:rPr>
                <w:rPr>
                  <w:rFonts w:ascii="宋体" w:hAnsi="宋体" w:eastAsia="宋体"/>
                  <w:sz w:val="21"/>
                  <w:szCs w:val="21"/>
                </w:rPr>
                <m:t>Morphology</m:t>
              </m:r>
              <m:d>
                <m:dPr>
                  <m:ctrlPr>
                    <w:rPr>
                      <w:rFonts w:ascii="Cambria Math" w:hAnsi="Cambria Math" w:eastAsia="宋体"/>
                      <w:sz w:val="21"/>
                      <w:szCs w:val="21"/>
                    </w:rPr>
                  </m:ctrlPr>
                </m:dPr>
                <m:e>
                  <m:sSub>
                    <m:sSubPr>
                      <m:ctrlPr>
                        <w:rPr>
                          <w:rFonts w:ascii="Cambria Math" w:hAnsi="Cambria Math" w:eastAsia="宋体"/>
                          <w:sz w:val="21"/>
                          <w:szCs w:val="21"/>
                        </w:rPr>
                      </m:ctrlPr>
                    </m:sSubPr>
                    <m:e>
                      <m:r>
                        <m:rPr/>
                        <w:rPr>
                          <w:rFonts w:ascii="Cambria Math" w:hAnsi="Cambria Math" w:eastAsia="宋体"/>
                          <w:sz w:val="21"/>
                          <w:szCs w:val="21"/>
                        </w:rPr>
                        <m:t>I</m:t>
                      </m:r>
                      <m:ctrlPr>
                        <w:rPr>
                          <w:rFonts w:ascii="Cambria Math" w:hAnsi="Cambria Math" w:eastAsia="宋体"/>
                          <w:sz w:val="21"/>
                          <w:szCs w:val="21"/>
                        </w:rPr>
                      </m:ctrlPr>
                    </m:e>
                    <m:sub>
                      <m:r>
                        <m:rPr/>
                        <w:rPr>
                          <w:rFonts w:ascii="Cambria Math" w:hAnsi="Cambria Math" w:eastAsia="宋体"/>
                          <w:sz w:val="21"/>
                          <w:szCs w:val="21"/>
                        </w:rPr>
                        <m:t>e</m:t>
                      </m:r>
                      <m:ctrlPr>
                        <w:rPr>
                          <w:rFonts w:ascii="Cambria Math" w:hAnsi="Cambria Math" w:eastAsia="宋体"/>
                          <w:sz w:val="21"/>
                          <w:szCs w:val="21"/>
                        </w:rPr>
                      </m:ctrlPr>
                    </m:sub>
                  </m:sSub>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ctrlPr>
                    <w:rPr>
                      <w:rFonts w:ascii="Cambria Math" w:hAnsi="Cambria Math" w:eastAsia="宋体"/>
                      <w:sz w:val="21"/>
                      <w:szCs w:val="21"/>
                    </w:rPr>
                  </m:ctrlPr>
                </m:e>
              </m:d>
              <m:r>
                <m:rPr/>
                <w:rPr>
                  <w:rFonts w:ascii="Cambria Math" w:hAnsi="Cambria Math" w:eastAsia="宋体"/>
                  <w:sz w:val="21"/>
                  <w:szCs w:val="21"/>
                </w:rPr>
                <m:t>  #</m:t>
              </m:r>
              <m:r>
                <m:rPr>
                  <m:nor/>
                  <m:sty m:val="p"/>
                </m:rPr>
                <w:rPr>
                  <w:rFonts w:ascii="宋体" w:hAnsi="宋体" w:eastAsia="宋体"/>
                  <w:sz w:val="21"/>
                  <w:szCs w:val="21"/>
                </w:rPr>
                <m:t>(46)</m:t>
              </m:r>
              <m:ctrlPr>
                <w:rPr>
                  <w:rFonts w:ascii="Cambria Math" w:hAnsi="Cambria Math" w:eastAsia="宋体"/>
                  <w:sz w:val="21"/>
                  <w:szCs w:val="21"/>
                </w:rPr>
              </m:ctrlPr>
            </m:e>
          </m:eqArr>
        </m:oMath>
      </m:oMathPara>
    </w:p>
    <w:p w14:paraId="1D802A6B">
      <w:pPr>
        <w:pStyle w:val="102"/>
        <w:ind w:firstLine="420"/>
      </w:pPr>
      <w:r>
        <w:rPr>
          <w:rFonts w:hint="eastAsia"/>
        </w:rPr>
        <w:t>接着，应用边缘检测算法（如Canny边缘检测），得到图像中的边缘信息</w:t>
      </w:r>
      <w:r>
        <w:t xml:space="preserve"> </w:t>
      </w:r>
      <m:oMath>
        <m:r>
          <m:rPr/>
          <w:rPr>
            <w:rFonts w:ascii="Cambria Math" w:hAnsi="Cambria Math"/>
          </w:rPr>
          <m:t>E</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w:t>
      </w:r>
    </w:p>
    <w:p w14:paraId="57D41B80">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rPr>
              </m:ctrlPr>
            </m:eqArrPr>
            <m:e>
              <m:r>
                <m:rPr/>
                <w:rPr>
                  <w:rFonts w:ascii="Cambria Math" w:hAnsi="Cambria Math" w:eastAsia="宋体"/>
                  <w:sz w:val="21"/>
                  <w:szCs w:val="21"/>
                </w:rPr>
                <m:t>E</m:t>
              </m:r>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r>
                <m:rPr>
                  <m:sty m:val="p"/>
                </m:rPr>
                <w:rPr>
                  <w:rFonts w:ascii="Cambria Math" w:hAnsi="Cambria Math" w:eastAsia="宋体"/>
                  <w:sz w:val="21"/>
                  <w:szCs w:val="21"/>
                </w:rPr>
                <m:t>=</m:t>
              </m:r>
              <m:r>
                <m:rPr>
                  <m:nor/>
                  <m:sty m:val="p"/>
                </m:rPr>
                <w:rPr>
                  <w:rFonts w:ascii="宋体" w:hAnsi="宋体" w:eastAsia="宋体"/>
                  <w:sz w:val="21"/>
                  <w:szCs w:val="21"/>
                </w:rPr>
                <m:t>Canny</m:t>
              </m:r>
              <m:d>
                <m:dPr>
                  <m:ctrlPr>
                    <w:rPr>
                      <w:rFonts w:ascii="Cambria Math" w:hAnsi="Cambria Math" w:eastAsia="宋体"/>
                      <w:sz w:val="21"/>
                      <w:szCs w:val="21"/>
                    </w:rPr>
                  </m:ctrlPr>
                </m:dPr>
                <m:e>
                  <m:sSub>
                    <m:sSubPr>
                      <m:ctrlPr>
                        <w:rPr>
                          <w:rFonts w:ascii="Cambria Math" w:hAnsi="Cambria Math" w:eastAsia="宋体"/>
                          <w:sz w:val="21"/>
                          <w:szCs w:val="21"/>
                        </w:rPr>
                      </m:ctrlPr>
                    </m:sSubPr>
                    <m:e>
                      <m:r>
                        <m:rPr/>
                        <w:rPr>
                          <w:rFonts w:ascii="Cambria Math" w:hAnsi="Cambria Math" w:eastAsia="宋体"/>
                          <w:sz w:val="21"/>
                          <w:szCs w:val="21"/>
                        </w:rPr>
                        <m:t>I</m:t>
                      </m:r>
                      <m:ctrlPr>
                        <w:rPr>
                          <w:rFonts w:ascii="Cambria Math" w:hAnsi="Cambria Math" w:eastAsia="宋体"/>
                          <w:sz w:val="21"/>
                          <w:szCs w:val="21"/>
                        </w:rPr>
                      </m:ctrlPr>
                    </m:e>
                    <m:sub>
                      <m:r>
                        <m:rPr/>
                        <w:rPr>
                          <w:rFonts w:ascii="Cambria Math" w:hAnsi="Cambria Math" w:eastAsia="宋体"/>
                          <w:sz w:val="21"/>
                          <w:szCs w:val="21"/>
                        </w:rPr>
                        <m:t>p</m:t>
                      </m:r>
                      <m:ctrlPr>
                        <w:rPr>
                          <w:rFonts w:ascii="Cambria Math" w:hAnsi="Cambria Math" w:eastAsia="宋体"/>
                          <w:sz w:val="21"/>
                          <w:szCs w:val="21"/>
                        </w:rPr>
                      </m:ctrlPr>
                    </m:sub>
                  </m:sSub>
                  <m:d>
                    <m:dPr>
                      <m:ctrlPr>
                        <w:rPr>
                          <w:rFonts w:ascii="Cambria Math" w:hAnsi="Cambria Math" w:eastAsia="宋体"/>
                          <w:sz w:val="21"/>
                          <w:szCs w:val="21"/>
                        </w:rPr>
                      </m:ctrlPr>
                    </m:dPr>
                    <m:e>
                      <m:r>
                        <m:rPr/>
                        <w:rPr>
                          <w:rFonts w:ascii="Cambria Math" w:hAnsi="Cambria Math" w:eastAsia="宋体"/>
                          <w:sz w:val="21"/>
                          <w:szCs w:val="21"/>
                        </w:rPr>
                        <m:t>x</m:t>
                      </m:r>
                      <m:r>
                        <m:rPr>
                          <m:sty m:val="p"/>
                        </m:rPr>
                        <w:rPr>
                          <w:rFonts w:ascii="Cambria Math" w:hAnsi="Cambria Math" w:eastAsia="宋体"/>
                          <w:sz w:val="21"/>
                          <w:szCs w:val="21"/>
                        </w:rPr>
                        <m:t>,</m:t>
                      </m:r>
                      <m:r>
                        <m:rPr/>
                        <w:rPr>
                          <w:rFonts w:ascii="Cambria Math" w:hAnsi="Cambria Math" w:eastAsia="宋体"/>
                          <w:sz w:val="21"/>
                          <w:szCs w:val="21"/>
                        </w:rPr>
                        <m:t>y</m:t>
                      </m:r>
                      <m:ctrlPr>
                        <w:rPr>
                          <w:rFonts w:ascii="Cambria Math" w:hAnsi="Cambria Math" w:eastAsia="宋体"/>
                          <w:sz w:val="21"/>
                          <w:szCs w:val="21"/>
                        </w:rPr>
                      </m:ctrlPr>
                    </m:e>
                  </m:d>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T</m:t>
                      </m:r>
                      <m:ctrlPr>
                        <w:rPr>
                          <w:rFonts w:ascii="Cambria Math" w:hAnsi="Cambria Math" w:eastAsia="宋体"/>
                          <w:sz w:val="21"/>
                          <w:szCs w:val="21"/>
                        </w:rPr>
                      </m:ctrlPr>
                    </m:e>
                    <m:sub>
                      <m:r>
                        <m:rPr/>
                        <w:rPr>
                          <w:rFonts w:ascii="Cambria Math" w:hAnsi="Cambria Math" w:eastAsia="宋体"/>
                          <w:sz w:val="21"/>
                          <w:szCs w:val="21"/>
                        </w:rPr>
                        <m:t>1</m:t>
                      </m:r>
                      <m:ctrlPr>
                        <w:rPr>
                          <w:rFonts w:ascii="Cambria Math" w:hAnsi="Cambria Math" w:eastAsia="宋体"/>
                          <w:sz w:val="21"/>
                          <w:szCs w:val="21"/>
                        </w:rPr>
                      </m:ctrlPr>
                    </m:sub>
                  </m:sSub>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T</m:t>
                      </m:r>
                      <m:ctrlPr>
                        <w:rPr>
                          <w:rFonts w:ascii="Cambria Math" w:hAnsi="Cambria Math" w:eastAsia="宋体"/>
                          <w:sz w:val="21"/>
                          <w:szCs w:val="21"/>
                        </w:rPr>
                      </m:ctrlPr>
                    </m:e>
                    <m:sub>
                      <m:r>
                        <m:rPr/>
                        <w:rPr>
                          <w:rFonts w:ascii="Cambria Math" w:hAnsi="Cambria Math" w:eastAsia="宋体"/>
                          <w:sz w:val="21"/>
                          <w:szCs w:val="21"/>
                        </w:rPr>
                        <m:t>2</m:t>
                      </m:r>
                      <m:ctrlPr>
                        <w:rPr>
                          <w:rFonts w:ascii="Cambria Math" w:hAnsi="Cambria Math" w:eastAsia="宋体"/>
                          <w:sz w:val="21"/>
                          <w:szCs w:val="21"/>
                        </w:rPr>
                      </m:ctrlPr>
                    </m:sub>
                  </m:sSub>
                  <m:ctrlPr>
                    <w:rPr>
                      <w:rFonts w:ascii="Cambria Math" w:hAnsi="Cambria Math" w:eastAsia="宋体"/>
                      <w:sz w:val="21"/>
                      <w:szCs w:val="21"/>
                    </w:rPr>
                  </m:ctrlPr>
                </m:e>
              </m:d>
              <m:r>
                <m:rPr/>
                <w:rPr>
                  <w:rFonts w:ascii="Cambria Math" w:hAnsi="Cambria Math" w:eastAsia="宋体"/>
                  <w:sz w:val="21"/>
                  <w:szCs w:val="21"/>
                </w:rPr>
                <m:t>  #</m:t>
              </m:r>
              <m:r>
                <m:rPr>
                  <m:nor/>
                  <m:sty m:val="p"/>
                </m:rPr>
                <w:rPr>
                  <w:rFonts w:ascii="宋体" w:hAnsi="宋体" w:eastAsia="宋体"/>
                  <w:sz w:val="21"/>
                  <w:szCs w:val="21"/>
                </w:rPr>
                <m:t>(47)</m:t>
              </m:r>
              <m:ctrlPr>
                <w:rPr>
                  <w:rFonts w:ascii="Cambria Math" w:hAnsi="Cambria Math" w:eastAsia="宋体"/>
                  <w:sz w:val="21"/>
                  <w:szCs w:val="21"/>
                </w:rPr>
              </m:ctrlPr>
            </m:e>
          </m:eqArr>
        </m:oMath>
      </m:oMathPara>
    </w:p>
    <w:p w14:paraId="5B653C57">
      <w:pPr>
        <w:pStyle w:val="102"/>
        <w:ind w:firstLine="420"/>
      </w:pPr>
      <w:r>
        <w:rPr>
          <w:rFonts w:hint="eastAsia"/>
        </w:rPr>
        <w:t>其中，</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1</m:t>
            </m:r>
            <m:ctrlPr>
              <w:rPr>
                <w:rFonts w:ascii="Cambria Math" w:hAnsi="Cambria Math"/>
              </w:rPr>
            </m:ctrlPr>
          </m:sub>
        </m:sSub>
      </m:oMath>
      <w:r>
        <w:t xml:space="preserve"> </w:t>
      </w:r>
      <w:r>
        <w:rPr>
          <w:rFonts w:hint="eastAsia"/>
        </w:rPr>
        <w:t>和</w:t>
      </w:r>
      <w:r>
        <w:t xml:space="preserve"> </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2</m:t>
            </m:r>
            <m:ctrlPr>
              <w:rPr>
                <w:rFonts w:ascii="Cambria Math" w:hAnsi="Cambria Math"/>
              </w:rPr>
            </m:ctrlPr>
          </m:sub>
        </m:sSub>
      </m:oMath>
      <w:r>
        <w:t xml:space="preserve"> </w:t>
      </w:r>
      <w:r>
        <w:rPr>
          <w:rFonts w:hint="eastAsia"/>
        </w:rPr>
        <w:t>是边缘检测的两个阈值。</w:t>
      </w:r>
    </w:p>
    <w:p w14:paraId="55C8CBC4">
      <w:pPr>
        <w:pStyle w:val="102"/>
        <w:ind w:firstLine="420"/>
      </w:pPr>
      <w:r>
        <w:rPr>
          <w:rFonts w:hint="eastAsia"/>
        </w:rPr>
        <w:t>3.水槽定位与液位高度测量：在边缘检测后，我们根据检测到的轮廓计算水槽的实际位置</w:t>
      </w:r>
      <w:r>
        <w:t xml:space="preserve"> </w:t>
      </w:r>
      <m:oMath>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s</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s</m:t>
                </m:r>
                <m:ctrlPr>
                  <w:rPr>
                    <w:rFonts w:ascii="Cambria Math" w:hAnsi="Cambria Math"/>
                  </w:rPr>
                </m:ctrlPr>
              </m:sub>
            </m:sSub>
            <m:ctrlPr>
              <w:rPr>
                <w:rFonts w:ascii="Cambria Math" w:hAnsi="Cambria Math"/>
              </w:rPr>
            </m:ctrlPr>
          </m:e>
        </m:d>
      </m:oMath>
      <w:r>
        <w:rPr>
          <w:rFonts w:hint="eastAsia"/>
        </w:rPr>
        <w:t>，并测量水槽内滤液的高度</w:t>
      </w:r>
      <w:r>
        <w:t xml:space="preserve"> </w:t>
      </w:r>
      <m:oMath>
        <m:r>
          <m:rPr/>
          <w:rPr>
            <w:rFonts w:ascii="Cambria Math" w:hAnsi="Cambria Math"/>
          </w:rPr>
          <m:t>ℎ</m:t>
        </m:r>
      </m:oMath>
      <w:r>
        <w:rPr>
          <w:rFonts w:hint="eastAsia"/>
        </w:rPr>
        <w:t>。设水槽的实际宽度为</w:t>
      </w:r>
      <w:r>
        <w:t xml:space="preserve"> </w:t>
      </w:r>
      <m:oMath>
        <m:sSub>
          <m:sSubPr>
            <m:ctrlPr>
              <w:rPr>
                <w:rFonts w:ascii="Cambria Math" w:hAnsi="Cambria Math"/>
              </w:rPr>
            </m:ctrlPr>
          </m:sSubPr>
          <m:e>
            <m:r>
              <m:rPr/>
              <w:rPr>
                <w:rFonts w:ascii="Cambria Math" w:hAnsi="Cambria Math"/>
              </w:rPr>
              <m:t>W</m:t>
            </m:r>
            <m:ctrlPr>
              <w:rPr>
                <w:rFonts w:ascii="Cambria Math" w:hAnsi="Cambria Math"/>
              </w:rPr>
            </m:ctrlPr>
          </m:e>
          <m:sub>
            <m:r>
              <m:rPr>
                <m:nor/>
                <m:sty m:val="p"/>
              </m:rPr>
              <m:t>real</m:t>
            </m:r>
            <m:ctrlPr>
              <w:rPr>
                <w:rFonts w:ascii="Cambria Math" w:hAnsi="Cambria Math"/>
              </w:rPr>
            </m:ctrlPr>
          </m:sub>
        </m:sSub>
      </m:oMath>
      <w:r>
        <w:rPr>
          <w:rFonts w:hint="eastAsia"/>
        </w:rPr>
        <w:t>（单位：cm），计算像素到厘米的转换系数</w:t>
      </w:r>
      <w:r>
        <w:t xml:space="preserve"> </w:t>
      </w:r>
      <m:oMath>
        <m:sSub>
          <m:sSubPr>
            <m:ctrlPr>
              <w:rPr>
                <w:rFonts w:ascii="Cambria Math" w:hAnsi="Cambria Math"/>
              </w:rPr>
            </m:ctrlPr>
          </m:sSubPr>
          <m:e>
            <m:r>
              <m:rPr/>
              <w:rPr>
                <w:rFonts w:ascii="Cambria Math" w:hAnsi="Cambria Math"/>
              </w:rPr>
              <m:t>C</m:t>
            </m:r>
            <m:ctrlPr>
              <w:rPr>
                <w:rFonts w:ascii="Cambria Math" w:hAnsi="Cambria Math"/>
              </w:rPr>
            </m:ctrlPr>
          </m:e>
          <m:sub>
            <m:r>
              <m:rPr>
                <m:nor/>
                <m:sty m:val="p"/>
              </m:rPr>
              <m:t>px2cm</m:t>
            </m:r>
            <m:ctrlPr>
              <w:rPr>
                <w:rFonts w:ascii="Cambria Math" w:hAnsi="Cambria Math"/>
              </w:rPr>
            </m:ctrlPr>
          </m:sub>
        </m:sSub>
      </m:oMath>
      <w:r>
        <w:rPr>
          <w:rFonts w:hint="eastAsia"/>
        </w:rPr>
        <w:t>：</w:t>
      </w:r>
    </w:p>
    <w:p w14:paraId="2EEF9403">
      <w:pPr>
        <w:pStyle w:val="26"/>
        <w:spacing w:line="300" w:lineRule="exact"/>
        <w:ind w:firstLine="420" w:firstLineChars="200"/>
        <w:rPr>
          <w:rFonts w:ascii="Times New Roman" w:hAnsi="Times New Roman" w:eastAsia="宋体" w:cstheme="majorBidi"/>
          <w:sz w:val="21"/>
          <w:szCs w:val="21"/>
        </w:rPr>
      </w:pPr>
      <m:oMathPara>
        <m:oMath>
          <m:eqArr>
            <m:eqArrPr>
              <m:maxDist m:val="1"/>
              <m:ctrlPr>
                <w:rPr>
                  <w:rFonts w:ascii="Cambria Math" w:hAnsi="Cambria Math" w:eastAsia="宋体"/>
                  <w:i/>
                  <w:sz w:val="21"/>
                  <w:szCs w:val="21"/>
                </w:rPr>
              </m:ctrlPr>
            </m:eqArrPr>
            <m:e>
              <m:sSub>
                <m:sSubPr>
                  <m:ctrlPr>
                    <w:rPr>
                      <w:rFonts w:ascii="Cambria Math" w:hAnsi="Cambria Math" w:eastAsia="宋体"/>
                      <w:sz w:val="21"/>
                      <w:szCs w:val="21"/>
                    </w:rPr>
                  </m:ctrlPr>
                </m:sSubPr>
                <m:e>
                  <m:r>
                    <m:rPr/>
                    <w:rPr>
                      <w:rFonts w:ascii="Cambria Math" w:hAnsi="Cambria Math" w:eastAsia="宋体"/>
                      <w:sz w:val="21"/>
                      <w:szCs w:val="21"/>
                    </w:rPr>
                    <m:t>C</m:t>
                  </m:r>
                  <m:ctrlPr>
                    <w:rPr>
                      <w:rFonts w:ascii="Cambria Math" w:hAnsi="Cambria Math" w:eastAsia="宋体"/>
                      <w:sz w:val="21"/>
                      <w:szCs w:val="21"/>
                    </w:rPr>
                  </m:ctrlPr>
                </m:e>
                <m:sub>
                  <m:r>
                    <m:rPr>
                      <m:nor/>
                      <m:sty m:val="p"/>
                    </m:rPr>
                    <w:rPr>
                      <w:rFonts w:ascii="宋体" w:hAnsi="宋体" w:eastAsia="宋体"/>
                      <w:sz w:val="21"/>
                      <w:szCs w:val="21"/>
                    </w:rPr>
                    <m:t>px2cm</m:t>
                  </m:r>
                  <m:ctrlPr>
                    <w:rPr>
                      <w:rFonts w:ascii="Cambria Math" w:hAnsi="Cambria Math" w:eastAsia="宋体"/>
                      <w:sz w:val="21"/>
                      <w:szCs w:val="21"/>
                    </w:rPr>
                  </m:ctrlPr>
                </m:sub>
              </m:sSub>
              <m:r>
                <m:rPr>
                  <m:sty m:val="p"/>
                </m:rPr>
                <w:rPr>
                  <w:rFonts w:ascii="Cambria Math" w:hAnsi="Cambria Math" w:eastAsia="宋体"/>
                  <w:sz w:val="21"/>
                  <w:szCs w:val="21"/>
                </w:rPr>
                <m:t>=</m:t>
              </m:r>
              <m:f>
                <m:fPr>
                  <m:ctrlPr>
                    <w:rPr>
                      <w:rFonts w:ascii="Cambria Math" w:hAnsi="Cambria Math" w:eastAsia="宋体"/>
                      <w:sz w:val="21"/>
                      <w:szCs w:val="21"/>
                    </w:rPr>
                  </m:ctrlPr>
                </m:fPr>
                <m:num>
                  <m:sSub>
                    <m:sSubPr>
                      <m:ctrlPr>
                        <w:rPr>
                          <w:rFonts w:ascii="Cambria Math" w:hAnsi="Cambria Math" w:eastAsia="宋体"/>
                          <w:sz w:val="21"/>
                          <w:szCs w:val="21"/>
                        </w:rPr>
                      </m:ctrlPr>
                    </m:sSubPr>
                    <m:e>
                      <m:r>
                        <m:rPr/>
                        <w:rPr>
                          <w:rFonts w:ascii="Cambria Math" w:hAnsi="Cambria Math" w:eastAsia="宋体"/>
                          <w:sz w:val="21"/>
                          <w:szCs w:val="21"/>
                        </w:rPr>
                        <m:t>W</m:t>
                      </m:r>
                      <m:ctrlPr>
                        <w:rPr>
                          <w:rFonts w:ascii="Cambria Math" w:hAnsi="Cambria Math" w:eastAsia="宋体"/>
                          <w:sz w:val="21"/>
                          <w:szCs w:val="21"/>
                        </w:rPr>
                      </m:ctrlPr>
                    </m:e>
                    <m:sub>
                      <m:r>
                        <m:rPr>
                          <m:nor/>
                          <m:sty m:val="p"/>
                        </m:rPr>
                        <w:rPr>
                          <w:rFonts w:ascii="宋体" w:hAnsi="宋体" w:eastAsia="宋体"/>
                          <w:sz w:val="21"/>
                          <w:szCs w:val="21"/>
                        </w:rPr>
                        <m:t>real</m:t>
                      </m:r>
                      <m:ctrlPr>
                        <w:rPr>
                          <w:rFonts w:ascii="Cambria Math" w:hAnsi="Cambria Math" w:eastAsia="宋体"/>
                          <w:sz w:val="21"/>
                          <w:szCs w:val="21"/>
                        </w:rPr>
                      </m:ctrlPr>
                    </m:sub>
                  </m:sSub>
                  <m:ctrlPr>
                    <w:rPr>
                      <w:rFonts w:ascii="Cambria Math" w:hAnsi="Cambria Math" w:eastAsia="宋体"/>
                      <w:sz w:val="21"/>
                      <w:szCs w:val="21"/>
                    </w:rPr>
                  </m:ctrlPr>
                </m:num>
                <m:den>
                  <m:sSub>
                    <m:sSubPr>
                      <m:ctrlPr>
                        <w:rPr>
                          <w:rFonts w:ascii="Cambria Math" w:hAnsi="Cambria Math" w:eastAsia="宋体"/>
                          <w:sz w:val="21"/>
                          <w:szCs w:val="21"/>
                        </w:rPr>
                      </m:ctrlPr>
                    </m:sSubPr>
                    <m:e>
                      <m:r>
                        <m:rPr/>
                        <w:rPr>
                          <w:rFonts w:ascii="Cambria Math" w:hAnsi="Cambria Math" w:eastAsia="宋体"/>
                          <w:sz w:val="21"/>
                          <w:szCs w:val="21"/>
                        </w:rPr>
                        <m:t>W</m:t>
                      </m:r>
                      <m:ctrlPr>
                        <w:rPr>
                          <w:rFonts w:ascii="Cambria Math" w:hAnsi="Cambria Math" w:eastAsia="宋体"/>
                          <w:sz w:val="21"/>
                          <w:szCs w:val="21"/>
                        </w:rPr>
                      </m:ctrlPr>
                    </m:e>
                    <m:sub>
                      <m:r>
                        <m:rPr>
                          <m:nor/>
                          <m:sty m:val="p"/>
                        </m:rPr>
                        <w:rPr>
                          <w:rFonts w:ascii="宋体" w:hAnsi="宋体" w:eastAsia="宋体"/>
                          <w:sz w:val="21"/>
                          <w:szCs w:val="21"/>
                        </w:rPr>
                        <m:t>px</m:t>
                      </m:r>
                      <m:ctrlPr>
                        <w:rPr>
                          <w:rFonts w:ascii="Cambria Math" w:hAnsi="Cambria Math" w:eastAsia="宋体"/>
                          <w:sz w:val="21"/>
                          <w:szCs w:val="21"/>
                        </w:rPr>
                      </m:ctrlPr>
                    </m:sub>
                  </m:sSub>
                  <m:ctrlPr>
                    <w:rPr>
                      <w:rFonts w:ascii="Cambria Math" w:hAnsi="Cambria Math" w:eastAsia="宋体"/>
                      <w:sz w:val="21"/>
                      <w:szCs w:val="21"/>
                    </w:rPr>
                  </m:ctrlPr>
                </m:den>
              </m:f>
              <m:r>
                <m:rPr/>
                <w:rPr>
                  <w:rFonts w:ascii="Cambria Math" w:hAnsi="Cambria Math" w:eastAsia="宋体"/>
                  <w:sz w:val="21"/>
                  <w:szCs w:val="21"/>
                </w:rPr>
                <m:t>  #</m:t>
              </m:r>
              <m:r>
                <m:rPr>
                  <m:nor/>
                  <m:sty m:val="p"/>
                </m:rPr>
                <w:rPr>
                  <w:rFonts w:ascii="宋体" w:hAnsi="宋体" w:eastAsia="宋体"/>
                  <w:sz w:val="21"/>
                  <w:szCs w:val="21"/>
                </w:rPr>
                <m:t>(48)</m:t>
              </m:r>
              <m:ctrlPr>
                <w:rPr>
                  <w:rFonts w:ascii="Cambria Math" w:hAnsi="Cambria Math" w:eastAsia="宋体"/>
                  <w:sz w:val="21"/>
                  <w:szCs w:val="21"/>
                </w:rPr>
              </m:ctrlPr>
            </m:e>
          </m:eqArr>
        </m:oMath>
      </m:oMathPara>
    </w:p>
    <w:p w14:paraId="528CDCA2">
      <w:pPr>
        <w:pStyle w:val="102"/>
        <w:ind w:firstLine="420"/>
      </w:pPr>
      <w:r>
        <w:rPr>
          <w:rFonts w:hint="eastAsia"/>
        </w:rPr>
        <w:t>其中，</w:t>
      </w:r>
      <m:oMath>
        <m:sSub>
          <m:sSubPr>
            <m:ctrlPr>
              <w:rPr>
                <w:rFonts w:ascii="Cambria Math" w:hAnsi="Cambria Math"/>
              </w:rPr>
            </m:ctrlPr>
          </m:sSubPr>
          <m:e>
            <m:r>
              <m:rPr/>
              <w:rPr>
                <w:rFonts w:ascii="Cambria Math" w:hAnsi="Cambria Math"/>
              </w:rPr>
              <m:t>W</m:t>
            </m:r>
            <m:ctrlPr>
              <w:rPr>
                <w:rFonts w:ascii="Cambria Math" w:hAnsi="Cambria Math"/>
              </w:rPr>
            </m:ctrlPr>
          </m:e>
          <m:sub>
            <m:r>
              <m:rPr>
                <m:nor/>
                <m:sty m:val="p"/>
              </m:rPr>
              <m:t>px</m:t>
            </m:r>
            <m:ctrlPr>
              <w:rPr>
                <w:rFonts w:ascii="Cambria Math" w:hAnsi="Cambria Math"/>
              </w:rPr>
            </m:ctrlPr>
          </m:sub>
        </m:sSub>
      </m:oMath>
      <w:r>
        <w:t xml:space="preserve"> </w:t>
      </w:r>
      <w:r>
        <w:rPr>
          <w:rFonts w:hint="eastAsia"/>
        </w:rPr>
        <w:t>是水槽在图像中的宽度（单位：像素）。</w:t>
      </w:r>
    </w:p>
    <w:p w14:paraId="4DF3D20D">
      <w:pPr>
        <w:pStyle w:val="102"/>
        <w:ind w:firstLine="420"/>
      </w:pPr>
      <w:r>
        <w:rPr>
          <w:rFonts w:hint="eastAsia"/>
        </w:rPr>
        <w:t>然后，通过水槽的边界，测量滤液的高度</w:t>
      </w:r>
      <w:r>
        <w:t xml:space="preserve"> </w:t>
      </w:r>
      <m:oMath>
        <m:sSub>
          <m:sSubPr>
            <m:ctrlPr>
              <w:rPr>
                <w:rFonts w:ascii="Cambria Math" w:hAnsi="Cambria Math"/>
              </w:rPr>
            </m:ctrlPr>
          </m:sSubPr>
          <m:e>
            <m:r>
              <m:rPr/>
              <w:rPr>
                <w:rFonts w:ascii="Cambria Math" w:hAnsi="Cambria Math"/>
              </w:rPr>
              <m:t>ℎ</m:t>
            </m:r>
            <m:ctrlPr>
              <w:rPr>
                <w:rFonts w:ascii="Cambria Math" w:hAnsi="Cambria Math"/>
              </w:rPr>
            </m:ctrlPr>
          </m:e>
          <m:sub>
            <m:r>
              <m:rPr>
                <m:nor/>
                <m:sty m:val="p"/>
              </m:rPr>
              <m:t>px</m:t>
            </m:r>
            <m:ctrlPr>
              <w:rPr>
                <w:rFonts w:ascii="Cambria Math" w:hAnsi="Cambria Math"/>
              </w:rPr>
            </m:ctrlPr>
          </m:sub>
        </m:sSub>
      </m:oMath>
      <w:r>
        <w:rPr>
          <w:rFonts w:hint="eastAsia"/>
        </w:rPr>
        <w:t>（单位：像素），并转换为实际高度</w:t>
      </w:r>
      <w:r>
        <w:t xml:space="preserve"> </w:t>
      </w:r>
      <m:oMath>
        <m:sSub>
          <m:sSubPr>
            <m:ctrlPr>
              <w:rPr>
                <w:rFonts w:ascii="Cambria Math" w:hAnsi="Cambria Math"/>
              </w:rPr>
            </m:ctrlPr>
          </m:sSubPr>
          <m:e>
            <m:r>
              <m:rPr/>
              <w:rPr>
                <w:rFonts w:ascii="Cambria Math" w:hAnsi="Cambria Math"/>
              </w:rPr>
              <m:t>ℎ</m:t>
            </m:r>
            <m:ctrlPr>
              <w:rPr>
                <w:rFonts w:ascii="Cambria Math" w:hAnsi="Cambria Math"/>
              </w:rPr>
            </m:ctrlPr>
          </m:e>
          <m:sub>
            <m:r>
              <m:rPr>
                <m:nor/>
                <m:sty m:val="p"/>
              </m:rPr>
              <m:t>real</m:t>
            </m:r>
            <m:ctrlPr>
              <w:rPr>
                <w:rFonts w:ascii="Cambria Math" w:hAnsi="Cambria Math"/>
              </w:rPr>
            </m:ctrlPr>
          </m:sub>
        </m:sSub>
      </m:oMath>
      <w:r>
        <w:rPr>
          <w:rFonts w:hint="eastAsia"/>
        </w:rPr>
        <w:t>（单位：cm）：</w:t>
      </w:r>
    </w:p>
    <w:p w14:paraId="2BBA6060">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rPr>
              </m:ctrlPr>
            </m:eqArrPr>
            <m:e>
              <m:sSub>
                <m:sSubPr>
                  <m:ctrlPr>
                    <w:rPr>
                      <w:rFonts w:ascii="Cambria Math" w:hAnsi="Cambria Math" w:eastAsia="宋体"/>
                      <w:sz w:val="21"/>
                      <w:szCs w:val="21"/>
                    </w:rPr>
                  </m:ctrlPr>
                </m:sSubPr>
                <m:e>
                  <m:r>
                    <m:rPr/>
                    <w:rPr>
                      <w:rFonts w:ascii="Cambria Math" w:hAnsi="Cambria Math" w:eastAsia="宋体"/>
                      <w:sz w:val="21"/>
                      <w:szCs w:val="21"/>
                    </w:rPr>
                    <m:t>ℎ</m:t>
                  </m:r>
                  <m:ctrlPr>
                    <w:rPr>
                      <w:rFonts w:ascii="Cambria Math" w:hAnsi="Cambria Math" w:eastAsia="宋体"/>
                      <w:sz w:val="21"/>
                      <w:szCs w:val="21"/>
                    </w:rPr>
                  </m:ctrlPr>
                </m:e>
                <m:sub>
                  <m:r>
                    <m:rPr>
                      <m:nor/>
                      <m:sty m:val="p"/>
                    </m:rPr>
                    <w:rPr>
                      <w:rFonts w:ascii="宋体" w:hAnsi="宋体" w:eastAsia="宋体"/>
                      <w:sz w:val="21"/>
                      <w:szCs w:val="21"/>
                    </w:rPr>
                    <m:t>real</m:t>
                  </m:r>
                  <m:ctrlPr>
                    <w:rPr>
                      <w:rFonts w:ascii="Cambria Math" w:hAnsi="Cambria Math" w:eastAsia="宋体"/>
                      <w:sz w:val="21"/>
                      <w:szCs w:val="21"/>
                    </w:rPr>
                  </m:ctrlPr>
                </m:sub>
              </m:sSub>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ℎ</m:t>
                  </m:r>
                  <m:ctrlPr>
                    <w:rPr>
                      <w:rFonts w:ascii="Cambria Math" w:hAnsi="Cambria Math" w:eastAsia="宋体"/>
                      <w:sz w:val="21"/>
                      <w:szCs w:val="21"/>
                    </w:rPr>
                  </m:ctrlPr>
                </m:e>
                <m:sub>
                  <m:r>
                    <m:rPr>
                      <m:nor/>
                      <m:sty m:val="p"/>
                    </m:rPr>
                    <w:rPr>
                      <w:rFonts w:ascii="宋体" w:hAnsi="宋体" w:eastAsia="宋体"/>
                      <w:sz w:val="21"/>
                      <w:szCs w:val="21"/>
                    </w:rPr>
                    <m:t>px</m:t>
                  </m:r>
                  <m:ctrlPr>
                    <w:rPr>
                      <w:rFonts w:ascii="Cambria Math" w:hAnsi="Cambria Math" w:eastAsia="宋体"/>
                      <w:sz w:val="21"/>
                      <w:szCs w:val="21"/>
                    </w:rPr>
                  </m:ctrlPr>
                </m:sub>
              </m:sSub>
              <m:r>
                <m:rPr>
                  <m:sty m:val="p"/>
                </m:rPr>
                <w:rPr>
                  <w:rFonts w:ascii="Cambria Math" w:hAnsi="Cambria Math" w:eastAsia="宋体"/>
                  <w:sz w:val="21"/>
                  <w:szCs w:val="21"/>
                </w:rPr>
                <m:t>⋅</m:t>
              </m:r>
              <m:sSub>
                <m:sSubPr>
                  <m:ctrlPr>
                    <w:rPr>
                      <w:rFonts w:ascii="Cambria Math" w:hAnsi="Cambria Math" w:eastAsia="宋体"/>
                      <w:sz w:val="21"/>
                      <w:szCs w:val="21"/>
                    </w:rPr>
                  </m:ctrlPr>
                </m:sSubPr>
                <m:e>
                  <m:r>
                    <m:rPr/>
                    <w:rPr>
                      <w:rFonts w:ascii="Cambria Math" w:hAnsi="Cambria Math" w:eastAsia="宋体"/>
                      <w:sz w:val="21"/>
                      <w:szCs w:val="21"/>
                    </w:rPr>
                    <m:t>C</m:t>
                  </m:r>
                  <m:ctrlPr>
                    <w:rPr>
                      <w:rFonts w:ascii="Cambria Math" w:hAnsi="Cambria Math" w:eastAsia="宋体"/>
                      <w:sz w:val="21"/>
                      <w:szCs w:val="21"/>
                    </w:rPr>
                  </m:ctrlPr>
                </m:e>
                <m:sub>
                  <m:r>
                    <m:rPr>
                      <m:nor/>
                      <m:sty m:val="p"/>
                    </m:rPr>
                    <w:rPr>
                      <w:rFonts w:ascii="宋体" w:hAnsi="宋体" w:eastAsia="宋体"/>
                      <w:sz w:val="21"/>
                      <w:szCs w:val="21"/>
                    </w:rPr>
                    <m:t>px2cm</m:t>
                  </m:r>
                  <m:ctrlPr>
                    <w:rPr>
                      <w:rFonts w:ascii="Cambria Math" w:hAnsi="Cambria Math" w:eastAsia="宋体"/>
                      <w:sz w:val="21"/>
                      <w:szCs w:val="21"/>
                    </w:rPr>
                  </m:ctrlPr>
                </m:sub>
              </m:sSub>
              <m:r>
                <m:rPr/>
                <w:rPr>
                  <w:rFonts w:ascii="Cambria Math" w:hAnsi="Cambria Math" w:eastAsia="宋体"/>
                  <w:sz w:val="21"/>
                  <w:szCs w:val="21"/>
                </w:rPr>
                <m:t>  #</m:t>
              </m:r>
              <m:r>
                <m:rPr>
                  <m:nor/>
                  <m:sty m:val="p"/>
                </m:rPr>
                <w:rPr>
                  <w:rFonts w:ascii="宋体" w:hAnsi="宋体" w:eastAsia="宋体"/>
                  <w:sz w:val="21"/>
                  <w:szCs w:val="21"/>
                </w:rPr>
                <m:t>(49)</m:t>
              </m:r>
              <m:ctrlPr>
                <w:rPr>
                  <w:rFonts w:ascii="Cambria Math" w:hAnsi="Cambria Math" w:eastAsia="宋体"/>
                  <w:sz w:val="21"/>
                  <w:szCs w:val="21"/>
                </w:rPr>
              </m:ctrlPr>
            </m:e>
          </m:eqArr>
        </m:oMath>
      </m:oMathPara>
    </w:p>
    <w:p w14:paraId="7D35D13B">
      <w:pPr>
        <w:pStyle w:val="102"/>
        <w:ind w:firstLine="420"/>
      </w:pPr>
      <w:r>
        <w:rPr>
          <w:rFonts w:hint="eastAsia"/>
        </w:rPr>
        <w:t>4.数据保存与传输：上述处理步骤后，获取的滤液高度</w:t>
      </w:r>
      <w:r>
        <w:t xml:space="preserve"> </w:t>
      </w:r>
      <m:oMath>
        <m:sSub>
          <m:sSubPr>
            <m:ctrlPr>
              <w:rPr>
                <w:rFonts w:ascii="Cambria Math" w:hAnsi="Cambria Math"/>
              </w:rPr>
            </m:ctrlPr>
          </m:sSubPr>
          <m:e>
            <m:r>
              <m:rPr/>
              <w:rPr>
                <w:rFonts w:ascii="Cambria Math" w:hAnsi="Cambria Math"/>
              </w:rPr>
              <m:t>ℎ</m:t>
            </m:r>
            <m:ctrlPr>
              <w:rPr>
                <w:rFonts w:ascii="Cambria Math" w:hAnsi="Cambria Math"/>
              </w:rPr>
            </m:ctrlPr>
          </m:e>
          <m:sub>
            <m:r>
              <m:rPr>
                <m:nor/>
                <m:sty m:val="p"/>
              </m:rPr>
              <m:t>real</m:t>
            </m:r>
            <m:ctrlPr>
              <w:rPr>
                <w:rFonts w:ascii="Cambria Math" w:hAnsi="Cambria Math"/>
              </w:rPr>
            </m:ctrlPr>
          </m:sub>
        </m:sSub>
      </m:oMath>
      <w:r>
        <w:t xml:space="preserve"> </w:t>
      </w:r>
      <w:r>
        <w:rPr>
          <w:rFonts w:hint="eastAsia"/>
        </w:rPr>
        <w:t>和相应的时间数据</w:t>
      </w:r>
      <w:r>
        <w:t xml:space="preserve"> </w:t>
      </w:r>
      <m:oMath>
        <m:r>
          <m:rPr/>
          <w:rPr>
            <w:rFonts w:ascii="Cambria Math" w:hAnsi="Cambria Math"/>
          </w:rPr>
          <m:t>t</m:t>
        </m:r>
      </m:oMath>
      <w:r>
        <w:t xml:space="preserve"> </w:t>
      </w:r>
      <w:r>
        <w:rPr>
          <w:rFonts w:hint="eastAsia"/>
        </w:rPr>
        <w:t>将保存为数据文件，并传输至计算系统进行后续处理。</w:t>
      </w:r>
    </w:p>
    <w:p w14:paraId="4D5223E5">
      <w:pPr>
        <w:pStyle w:val="3"/>
        <w:spacing w:line="300" w:lineRule="exact"/>
        <w:rPr>
          <w:rFonts w:hint="eastAsia" w:ascii="宋体" w:hAnsi="宋体" w:eastAsia="宋体"/>
          <w:b/>
          <w:bCs/>
          <w:sz w:val="21"/>
          <w:szCs w:val="21"/>
          <w:lang w:eastAsia="zh-CN"/>
        </w:rPr>
      </w:pPr>
      <w:ins w:id="486" w:author="杨欣" w:date="2025-04-25T21:54:24Z">
        <w:r>
          <w:rPr>
            <w:rFonts w:hint="eastAsia" w:ascii="宋体" w:hAnsi="宋体" w:eastAsia="宋体"/>
            <w:b/>
            <w:bCs/>
            <w:sz w:val="21"/>
            <w:szCs w:val="21"/>
            <w:lang w:eastAsia="zh-CN"/>
          </w:rPr>
          <w:t>（</w:t>
        </w:r>
      </w:ins>
      <w:ins w:id="487" w:author="杨欣" w:date="2025-04-25T21:54:26Z">
        <w:r>
          <w:rPr>
            <w:rFonts w:hint="eastAsia" w:ascii="宋体" w:hAnsi="宋体" w:eastAsia="宋体"/>
            <w:b/>
            <w:bCs/>
            <w:sz w:val="21"/>
            <w:szCs w:val="21"/>
            <w:lang w:val="en-US" w:eastAsia="zh-CN"/>
          </w:rPr>
          <w:t>2</w:t>
        </w:r>
      </w:ins>
      <w:ins w:id="488" w:author="杨欣" w:date="2025-04-25T21:54:24Z">
        <w:r>
          <w:rPr>
            <w:rFonts w:hint="eastAsia" w:ascii="宋体" w:hAnsi="宋体" w:eastAsia="宋体"/>
            <w:b/>
            <w:bCs/>
            <w:sz w:val="21"/>
            <w:szCs w:val="21"/>
            <w:lang w:eastAsia="zh-CN"/>
          </w:rPr>
          <w:t>）</w:t>
        </w:r>
      </w:ins>
      <w:r>
        <w:rPr>
          <w:rFonts w:hint="eastAsia" w:ascii="宋体" w:hAnsi="宋体" w:eastAsia="宋体"/>
          <w:b/>
          <w:bCs/>
          <w:sz w:val="21"/>
          <w:szCs w:val="21"/>
          <w:lang w:eastAsia="zh-CN"/>
        </w:rPr>
        <w:t>软件内部数据处理过程的数学建模</w:t>
      </w:r>
    </w:p>
    <w:p w14:paraId="08806A41">
      <w:pPr>
        <w:pStyle w:val="102"/>
        <w:ind w:firstLine="420"/>
        <w:rPr>
          <w:b/>
          <w:bCs/>
        </w:rPr>
      </w:pPr>
      <w:r>
        <w:rPr>
          <w:rFonts w:hint="eastAsia"/>
        </w:rPr>
        <w:t>在数字化设计的过程中，处理实验数据的核心部分是通过数学模型对实验数据进行拟合、异常值检测以及模型计算。具体过程如下：</w:t>
      </w:r>
    </w:p>
    <w:p w14:paraId="4178E42E">
      <w:pPr>
        <w:pStyle w:val="102"/>
        <w:ind w:firstLine="420"/>
        <w:rPr>
          <w:rFonts w:hint="eastAsia" w:ascii="宋体" w:hAnsi="宋体"/>
          <w:szCs w:val="21"/>
        </w:rPr>
      </w:pPr>
      <w:r>
        <w:rPr>
          <w:rFonts w:hint="eastAsia" w:ascii="宋体" w:hAnsi="宋体"/>
          <w:szCs w:val="21"/>
        </w:rPr>
        <w:t>1.数据加载与预处理：在数据加载后，首先对实验数据进行预处理。我们加载CSV文件，其中包含液位高度和时间变化的数据。数据加载后，通过删除缺失值（NaN）以及将数据转换为数值型，确保数据的质量。将加载的数据存储在一个二维数据矩阵</w:t>
      </w:r>
      <w:r>
        <w:rPr>
          <w:rFonts w:ascii="宋体" w:hAnsi="宋体"/>
          <w:szCs w:val="21"/>
        </w:rPr>
        <w:t xml:space="preserve"> </w:t>
      </w:r>
      <m:oMath>
        <m:r>
          <m:rPr/>
          <w:rPr>
            <w:rFonts w:ascii="Cambria Math" w:hAnsi="Cambria Math"/>
            <w:szCs w:val="21"/>
          </w:rPr>
          <m:t>D</m:t>
        </m:r>
      </m:oMath>
      <w:r>
        <w:rPr>
          <w:rFonts w:hint="eastAsia" w:ascii="宋体" w:hAnsi="宋体"/>
          <w:szCs w:val="21"/>
        </w:rPr>
        <w:t>，其中第</w:t>
      </w:r>
      <w:r>
        <w:rPr>
          <w:rFonts w:ascii="宋体" w:hAnsi="宋体"/>
          <w:szCs w:val="21"/>
        </w:rPr>
        <w:t xml:space="preserve"> </w:t>
      </w:r>
      <m:oMath>
        <m:r>
          <m:rPr/>
          <w:rPr>
            <w:rFonts w:ascii="Cambria Math" w:hAnsi="Cambria Math"/>
            <w:szCs w:val="21"/>
          </w:rPr>
          <m:t>i</m:t>
        </m:r>
      </m:oMath>
      <w:r>
        <w:rPr>
          <w:rFonts w:ascii="宋体" w:hAnsi="宋体"/>
          <w:szCs w:val="21"/>
        </w:rPr>
        <w:t xml:space="preserve"> </w:t>
      </w:r>
      <w:r>
        <w:rPr>
          <w:rFonts w:hint="eastAsia" w:ascii="宋体" w:hAnsi="宋体"/>
          <w:szCs w:val="21"/>
        </w:rPr>
        <w:t>行是时间步长</w:t>
      </w:r>
      <w:r>
        <w:rPr>
          <w:rFonts w:ascii="宋体" w:hAnsi="宋体"/>
          <w:szCs w:val="21"/>
        </w:rPr>
        <w:t xml:space="preserve"> </w:t>
      </w:r>
      <m:oMath>
        <m:sSub>
          <m:sSubPr>
            <m:ctrlPr>
              <w:rPr>
                <w:rFonts w:ascii="Cambria Math" w:hAnsi="Cambria Math"/>
                <w:szCs w:val="21"/>
              </w:rPr>
            </m:ctrlPr>
          </m:sSubPr>
          <m:e>
            <m:r>
              <m:rPr/>
              <w:rPr>
                <w:rFonts w:ascii="Cambria Math" w:hAnsi="Cambria Math"/>
                <w:szCs w:val="21"/>
              </w:rPr>
              <m:t>θ</m:t>
            </m:r>
            <m:ctrlPr>
              <w:rPr>
                <w:rFonts w:ascii="Cambria Math" w:hAnsi="Cambria Math"/>
                <w:szCs w:val="21"/>
              </w:rPr>
            </m:ctrlPr>
          </m:e>
          <m:sub>
            <m:r>
              <m:rPr/>
              <w:rPr>
                <w:rFonts w:ascii="Cambria Math" w:hAnsi="Cambria Math"/>
                <w:szCs w:val="21"/>
              </w:rPr>
              <m:t>i</m:t>
            </m:r>
            <m:ctrlPr>
              <w:rPr>
                <w:rFonts w:ascii="Cambria Math" w:hAnsi="Cambria Math"/>
                <w:szCs w:val="21"/>
              </w:rPr>
            </m:ctrlPr>
          </m:sub>
        </m:sSub>
      </m:oMath>
      <w:r>
        <w:rPr>
          <w:rFonts w:ascii="宋体" w:hAnsi="宋体"/>
          <w:szCs w:val="21"/>
        </w:rPr>
        <w:t xml:space="preserve"> </w:t>
      </w:r>
      <w:r>
        <w:rPr>
          <w:rFonts w:hint="eastAsia" w:ascii="宋体" w:hAnsi="宋体"/>
          <w:szCs w:val="21"/>
        </w:rPr>
        <w:t>和对应的液位高度</w:t>
      </w:r>
      <w:r>
        <w:rPr>
          <w:rFonts w:ascii="宋体" w:hAnsi="宋体"/>
          <w:szCs w:val="21"/>
        </w:rPr>
        <w:t xml:space="preserve"> </w:t>
      </w:r>
      <m:oMath>
        <m:sSub>
          <m:sSubPr>
            <m:ctrlPr>
              <w:rPr>
                <w:rFonts w:ascii="Cambria Math" w:hAnsi="Cambria Math"/>
                <w:szCs w:val="21"/>
              </w:rPr>
            </m:ctrlPr>
          </m:sSubPr>
          <m:e>
            <m:r>
              <m:rPr/>
              <w:rPr>
                <w:rFonts w:ascii="Cambria Math" w:hAnsi="Cambria Math"/>
                <w:szCs w:val="21"/>
              </w:rPr>
              <m:t>q</m:t>
            </m:r>
            <m:ctrlPr>
              <w:rPr>
                <w:rFonts w:ascii="Cambria Math" w:hAnsi="Cambria Math"/>
                <w:szCs w:val="21"/>
              </w:rPr>
            </m:ctrlPr>
          </m:e>
          <m:sub>
            <m:r>
              <m:rPr/>
              <w:rPr>
                <w:rFonts w:ascii="Cambria Math" w:hAnsi="Cambria Math"/>
                <w:szCs w:val="21"/>
              </w:rPr>
              <m:t>i</m:t>
            </m:r>
            <m:ctrlPr>
              <w:rPr>
                <w:rFonts w:ascii="Cambria Math" w:hAnsi="Cambria Math"/>
                <w:szCs w:val="21"/>
              </w:rPr>
            </m:ctrlPr>
          </m:sub>
        </m:sSub>
      </m:oMath>
      <w:r>
        <w:rPr>
          <w:rFonts w:hint="eastAsia" w:ascii="宋体" w:hAnsi="宋体"/>
          <w:szCs w:val="21"/>
        </w:rPr>
        <w:t>：</w:t>
      </w:r>
    </w:p>
    <w:p w14:paraId="483FEF61">
      <w:pPr>
        <w:pStyle w:val="107"/>
        <w:rPr>
          <w:rFonts w:hint="eastAsia"/>
        </w:rPr>
      </w:pPr>
      <m:oMathPara>
        <m:oMath>
          <m:eqArr>
            <m:eqArrPr>
              <m:maxDist m:val="1"/>
              <m:ctrlPr>
                <w:rPr>
                  <w:rFonts w:ascii="Cambria Math" w:hAnsi="Cambria Math"/>
                  <w:i/>
                </w:rPr>
              </m:ctrlPr>
            </m:eqArrPr>
            <m:e>
              <m:r>
                <m:rPr/>
                <w:rPr>
                  <w:rFonts w:ascii="Cambria Math" w:hAnsi="Cambria Math"/>
                </w:rPr>
                <m:t>D</m:t>
              </m:r>
              <m:r>
                <m:rPr>
                  <m:sty m:val="p"/>
                </m:rPr>
                <w:rPr>
                  <w:rFonts w:ascii="Cambria Math" w:hAnsi="Cambria Math"/>
                </w:rPr>
                <m:t>=</m:t>
              </m:r>
              <m:d>
                <m:dPr>
                  <m:ctrlPr>
                    <w:rPr>
                      <w:rFonts w:ascii="Cambria Math" w:hAnsi="Cambria Math"/>
                    </w:rPr>
                  </m:ctrlPr>
                </m:dPr>
                <m:e>
                  <m:m>
                    <m:mPr>
                      <m:mcs>
                        <m:mc>
                          <m:mcPr>
                            <m:count m:val="2"/>
                            <m:mcJc m:val="center"/>
                          </m:mcPr>
                        </m:mc>
                      </m:mcs>
                      <m:plcHide m:val="1"/>
                      <m:ctrlPr>
                        <w:rPr>
                          <w:rFonts w:ascii="Cambria Math" w:hAnsi="Cambria Math"/>
                        </w:rPr>
                      </m:ctrlPr>
                    </m:mPr>
                    <m:m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1</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rPr>
                        </m:ctrlPr>
                      </m:e>
                    </m:mr>
                    <m:mr>
                      <m:e>
                        <m:r>
                          <m:rPr>
                            <m:sty m:val="p"/>
                          </m:rPr>
                          <w:rPr>
                            <w:rFonts w:ascii="Cambria Math" w:hAnsi="Cambria Math"/>
                          </w:rPr>
                          <m:t>⋮</m:t>
                        </m:r>
                        <m:ctrlPr>
                          <w:rPr>
                            <w:rFonts w:ascii="Cambria Math" w:hAnsi="Cambria Math"/>
                          </w:rPr>
                        </m:ctrlPr>
                      </m:e>
                      <m:e>
                        <m:r>
                          <m:rPr>
                            <m:sty m:val="p"/>
                          </m:rPr>
                          <w:rPr>
                            <w:rFonts w:ascii="Cambria Math" w:hAnsi="Cambria Math"/>
                          </w:rPr>
                          <m:t>⋮</m:t>
                        </m:r>
                        <m:ctrlPr>
                          <w:rPr>
                            <w:rFonts w:ascii="Cambria Math" w:hAnsi="Cambria Math"/>
                          </w:rPr>
                        </m:ctrlPr>
                      </m:e>
                    </m:mr>
                    <m:m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n</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n</m:t>
                            </m:r>
                            <m:ctrlPr>
                              <w:rPr>
                                <w:rFonts w:ascii="Cambria Math" w:hAnsi="Cambria Math"/>
                              </w:rPr>
                            </m:ctrlPr>
                          </m:sub>
                        </m:sSub>
                        <m:ctrlPr>
                          <w:rPr>
                            <w:rFonts w:ascii="Cambria Math" w:hAnsi="Cambria Math"/>
                          </w:rPr>
                        </m:ctrlPr>
                      </m:e>
                    </m:mr>
                  </m:m>
                  <m:ctrlPr>
                    <w:rPr>
                      <w:rFonts w:ascii="Cambria Math" w:hAnsi="Cambria Math"/>
                    </w:rPr>
                  </m:ctrlPr>
                </m:e>
              </m:d>
              <m:r>
                <m:rPr/>
                <w:rPr>
                  <w:rFonts w:ascii="Cambria Math" w:hAnsi="Cambria Math"/>
                </w:rPr>
                <m:t>  #</m:t>
              </m:r>
              <m:r>
                <m:rPr>
                  <m:nor/>
                  <m:sty m:val="p"/>
                </m:rPr>
                <m:t>(50)</m:t>
              </m:r>
              <m:ctrlPr>
                <w:rPr>
                  <w:rFonts w:ascii="Cambria Math" w:hAnsi="Cambria Math"/>
                </w:rPr>
              </m:ctrlPr>
            </m:e>
          </m:eqArr>
        </m:oMath>
      </m:oMathPara>
    </w:p>
    <w:p w14:paraId="21B014B1">
      <w:pPr>
        <w:pStyle w:val="102"/>
        <w:ind w:firstLine="420"/>
      </w:pPr>
      <w:r>
        <w:rPr>
          <w:rFonts w:hint="eastAsia"/>
        </w:rPr>
        <w:t>2.线性拟合：在对数据进行清洗后，进行线性拟合。为了得到恒压过滤常数</w:t>
      </w:r>
      <w:r>
        <w:t xml:space="preserve"> </w:t>
      </w:r>
      <m:oMath>
        <m:r>
          <m:rPr/>
          <w:rPr>
            <w:rFonts w:ascii="Cambria Math" w:hAnsi="Cambria Math"/>
          </w:rPr>
          <m:t>K</m:t>
        </m:r>
      </m:oMath>
      <w:r>
        <w:rPr>
          <w:rFonts w:hint="eastAsia"/>
        </w:rPr>
        <w:t>，首先计算滤液体积</w:t>
      </w:r>
      <w:r>
        <w:t xml:space="preserve"> </w:t>
      </w:r>
      <m:oMath>
        <m:r>
          <m:rPr/>
          <w:rPr>
            <w:rFonts w:ascii="Cambria Math" w:hAnsi="Cambria Math"/>
          </w:rPr>
          <m:t>V</m:t>
        </m:r>
      </m:oMath>
      <w:r>
        <w:t xml:space="preserve"> </w:t>
      </w:r>
      <w:r>
        <w:rPr>
          <w:rFonts w:hint="eastAsia"/>
        </w:rPr>
        <w:t>随时间变化的关系。基于恒压过滤方程，我们进行以下处理：</w:t>
      </w:r>
    </w:p>
    <w:p w14:paraId="4DEA7D37">
      <w:pPr>
        <w:pStyle w:val="26"/>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f>
                <m:fPr>
                  <m:ctrlPr>
                    <w:rPr>
                      <w:rFonts w:ascii="Cambria Math" w:hAnsi="Cambria Math" w:eastAsia="宋体"/>
                      <w:sz w:val="21"/>
                      <w:szCs w:val="21"/>
                    </w:rPr>
                  </m:ctrlPr>
                </m:fPr>
                <m:num>
                  <m:r>
                    <m:rPr/>
                    <w:rPr>
                      <w:rFonts w:ascii="Cambria Math" w:hAnsi="Cambria Math" w:eastAsia="宋体"/>
                      <w:sz w:val="21"/>
                      <w:szCs w:val="21"/>
                      <w:lang w:eastAsia="zh-CN"/>
                    </w:rPr>
                    <m:t>dV</m:t>
                  </m:r>
                  <m:ctrlPr>
                    <w:rPr>
                      <w:rFonts w:ascii="Cambria Math" w:hAnsi="Cambria Math" w:eastAsia="宋体"/>
                      <w:sz w:val="21"/>
                      <w:szCs w:val="21"/>
                    </w:rPr>
                  </m:ctrlPr>
                </m:num>
                <m:den>
                  <m:r>
                    <m:rPr/>
                    <w:rPr>
                      <w:rFonts w:ascii="Cambria Math" w:hAnsi="Cambria Math" w:eastAsia="宋体"/>
                      <w:sz w:val="21"/>
                      <w:szCs w:val="21"/>
                      <w:lang w:eastAsia="zh-CN"/>
                    </w:rPr>
                    <m:t>dθ</m:t>
                  </m:r>
                  <m:ctrlPr>
                    <w:rPr>
                      <w:rFonts w:ascii="Cambria Math" w:hAnsi="Cambria Math" w:eastAsia="宋体"/>
                      <w:sz w:val="21"/>
                      <w:szCs w:val="21"/>
                    </w:rPr>
                  </m:ctrlPr>
                </m:den>
              </m:f>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K</m:t>
                  </m:r>
                  <m:sSup>
                    <m:sSupPr>
                      <m:ctrlPr>
                        <w:rPr>
                          <w:rFonts w:ascii="Cambria Math" w:hAnsi="Cambria Math" w:eastAsia="宋体"/>
                          <w:sz w:val="21"/>
                          <w:szCs w:val="21"/>
                        </w:rPr>
                      </m:ctrlPr>
                    </m:sSupPr>
                    <m:e>
                      <m:r>
                        <m:rPr/>
                        <w:rPr>
                          <w:rFonts w:ascii="Cambria Math" w:hAnsi="Cambria Math" w:eastAsia="宋体"/>
                          <w:sz w:val="21"/>
                          <w:szCs w:val="21"/>
                          <w:lang w:eastAsia="zh-CN"/>
                        </w:rPr>
                        <m:t>A</m:t>
                      </m:r>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ctrlPr>
                    <w:rPr>
                      <w:rFonts w:ascii="Cambria Math" w:hAnsi="Cambria Math" w:eastAsia="宋体"/>
                      <w:sz w:val="21"/>
                      <w:szCs w:val="21"/>
                    </w:rPr>
                  </m:ctrlPr>
                </m:num>
                <m:den>
                  <m:r>
                    <m:rPr/>
                    <w:rPr>
                      <w:rFonts w:ascii="Cambria Math" w:hAnsi="Cambria Math" w:eastAsia="宋体"/>
                      <w:sz w:val="21"/>
                      <w:szCs w:val="21"/>
                      <w:lang w:eastAsia="zh-CN"/>
                    </w:rPr>
                    <m:t>2</m:t>
                  </m:r>
                  <m:d>
                    <m:dPr>
                      <m:ctrlPr>
                        <w:rPr>
                          <w:rFonts w:ascii="Cambria Math" w:hAnsi="Cambria Math" w:eastAsia="宋体"/>
                          <w:sz w:val="21"/>
                          <w:szCs w:val="21"/>
                        </w:rPr>
                      </m:ctrlPr>
                    </m:dPr>
                    <m:e>
                      <m:r>
                        <m:rPr/>
                        <w:rPr>
                          <w:rFonts w:ascii="Cambria Math" w:hAnsi="Cambria Math" w:eastAsia="宋体"/>
                          <w:sz w:val="21"/>
                          <w:szCs w:val="21"/>
                          <w:lang w:eastAsia="zh-CN"/>
                        </w:rPr>
                        <m:t>V</m:t>
                      </m:r>
                      <m:r>
                        <m:rPr>
                          <m:sty m:val="p"/>
                        </m:rPr>
                        <w:rPr>
                          <w:rFonts w:ascii="Cambria Math" w:hAnsi="Cambria Math" w:eastAsia="宋体"/>
                          <w:sz w:val="21"/>
                          <w:szCs w:val="21"/>
                          <w:lang w:eastAsia="zh-CN"/>
                        </w:rPr>
                        <m:t>+</m:t>
                      </m:r>
                      <m:sSub>
                        <m:sSubPr>
                          <m:ctrlPr>
                            <w:rPr>
                              <w:rFonts w:ascii="Cambria Math" w:hAnsi="Cambria Math" w:eastAsia="宋体"/>
                              <w:sz w:val="21"/>
                              <w:szCs w:val="21"/>
                            </w:rPr>
                          </m:ctrlPr>
                        </m:sSubPr>
                        <m:e>
                          <m:r>
                            <m:rPr/>
                            <w:rPr>
                              <w:rFonts w:ascii="Cambria Math" w:hAnsi="Cambria Math" w:eastAsia="宋体"/>
                              <w:sz w:val="21"/>
                              <w:szCs w:val="21"/>
                              <w:lang w:eastAsia="zh-CN"/>
                            </w:rPr>
                            <m:t>V</m:t>
                          </m:r>
                          <m:ctrlPr>
                            <w:rPr>
                              <w:rFonts w:ascii="Cambria Math" w:hAnsi="Cambria Math" w:eastAsia="宋体"/>
                              <w:sz w:val="21"/>
                              <w:szCs w:val="21"/>
                            </w:rPr>
                          </m:ctrlPr>
                        </m:e>
                        <m:sub>
                          <m:r>
                            <m:rPr/>
                            <w:rPr>
                              <w:rFonts w:ascii="Cambria Math" w:hAnsi="Cambria Math" w:eastAsia="宋体"/>
                              <w:sz w:val="21"/>
                              <w:szCs w:val="21"/>
                              <w:lang w:eastAsia="zh-CN"/>
                            </w:rPr>
                            <m:t>e</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(51)</m:t>
              </m:r>
              <m:ctrlPr>
                <w:rPr>
                  <w:rFonts w:ascii="Cambria Math" w:hAnsi="Cambria Math" w:eastAsia="宋体"/>
                  <w:sz w:val="21"/>
                  <w:szCs w:val="21"/>
                  <w:lang w:eastAsia="zh-CN"/>
                </w:rPr>
              </m:ctrlPr>
            </m:e>
          </m:eqArr>
        </m:oMath>
      </m:oMathPara>
    </w:p>
    <w:p w14:paraId="163F54AC">
      <w:pPr>
        <w:pStyle w:val="102"/>
        <w:ind w:firstLine="420"/>
      </w:pPr>
      <w:r>
        <w:rPr>
          <w:rFonts w:hint="eastAsia"/>
        </w:rPr>
        <w:t>其中，</w:t>
      </w:r>
      <m:oMath>
        <m:r>
          <m:rPr/>
          <w:rPr>
            <w:rFonts w:ascii="Cambria Math" w:hAnsi="Cambria Math"/>
          </w:rPr>
          <m:t>A</m:t>
        </m:r>
      </m:oMath>
      <w:r>
        <w:t xml:space="preserve"> </w:t>
      </w:r>
      <w:r>
        <w:rPr>
          <w:rFonts w:hint="eastAsia"/>
        </w:rPr>
        <w:t>为过滤面积，</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e</m:t>
            </m:r>
            <m:ctrlPr>
              <w:rPr>
                <w:rFonts w:ascii="Cambria Math" w:hAnsi="Cambria Math"/>
              </w:rPr>
            </m:ctrlPr>
          </m:sub>
        </m:sSub>
      </m:oMath>
      <w:r>
        <w:t xml:space="preserve"> </w:t>
      </w:r>
      <w:r>
        <w:rPr>
          <w:rFonts w:hint="eastAsia"/>
        </w:rPr>
        <w:t>为虚拟滤液体积，</w:t>
      </w:r>
      <m:oMath>
        <m:r>
          <m:rPr/>
          <w:rPr>
            <w:rFonts w:ascii="Cambria Math" w:hAnsi="Cambria Math"/>
          </w:rPr>
          <m:t>K</m:t>
        </m:r>
      </m:oMath>
      <w:r>
        <w:t xml:space="preserve"> </w:t>
      </w:r>
      <w:r>
        <w:rPr>
          <w:rFonts w:hint="eastAsia"/>
        </w:rPr>
        <w:t>为恒压过滤常数。</w:t>
      </w:r>
    </w:p>
    <w:p w14:paraId="2D399B0C">
      <w:pPr>
        <w:pStyle w:val="102"/>
        <w:ind w:firstLine="420"/>
      </w:pPr>
      <w:r>
        <w:rPr>
          <w:rFonts w:hint="eastAsia"/>
        </w:rPr>
        <w:t>通过线性回归模型对数据进行拟合，得到</w:t>
      </w:r>
      <w:r>
        <w:t xml:space="preserve"> </w:t>
      </w:r>
      <m:oMath>
        <m:r>
          <m:rPr/>
          <w:rPr>
            <w:rFonts w:ascii="Cambria Math" w:hAnsi="Cambria Math"/>
          </w:rPr>
          <m:t>dV</m:t>
        </m:r>
        <m:r>
          <m:rPr>
            <m:sty m:val="p"/>
          </m:rPr>
          <w:rPr>
            <w:rFonts w:ascii="Cambria Math" w:hAnsi="Cambria Math"/>
          </w:rPr>
          <m:t>/</m:t>
        </m:r>
        <m:r>
          <m:rPr/>
          <w:rPr>
            <w:rFonts w:ascii="Cambria Math" w:hAnsi="Cambria Math"/>
          </w:rPr>
          <m:t>dθ</m:t>
        </m:r>
      </m:oMath>
      <w:r>
        <w:t xml:space="preserve"> </w:t>
      </w:r>
      <w:r>
        <w:rPr>
          <w:rFonts w:hint="eastAsia"/>
        </w:rPr>
        <w:t>和</w:t>
      </w:r>
      <w:r>
        <w:t xml:space="preserve"> </w:t>
      </w:r>
      <m:oMath>
        <m:r>
          <m:rPr/>
          <w:rPr>
            <w:rFonts w:ascii="Cambria Math" w:hAnsi="Cambria Math"/>
          </w:rPr>
          <m:t>q</m:t>
        </m:r>
      </m:oMath>
      <w:r>
        <w:t xml:space="preserve"> </w:t>
      </w:r>
      <w:r>
        <w:rPr>
          <w:rFonts w:hint="eastAsia"/>
        </w:rPr>
        <w:t>之间的线性关系，求解恒压过滤常数</w:t>
      </w:r>
      <w:r>
        <w:t xml:space="preserve"> </w:t>
      </w:r>
      <m:oMath>
        <m:r>
          <m:rPr/>
          <w:rPr>
            <w:rFonts w:ascii="Cambria Math" w:hAnsi="Cambria Math"/>
          </w:rPr>
          <m:t>K</m:t>
        </m:r>
      </m:oMath>
      <w:r>
        <w:rPr>
          <w:rFonts w:hint="eastAsia"/>
        </w:rPr>
        <w:t>：</w:t>
      </w:r>
    </w:p>
    <w:p w14:paraId="7ED46C05">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rPr>
              </m:ctrlPr>
            </m:eqArrPr>
            <m:e>
              <m:f>
                <m:fPr>
                  <m:ctrlPr>
                    <w:rPr>
                      <w:rFonts w:ascii="Cambria Math" w:hAnsi="Cambria Math" w:eastAsia="宋体"/>
                      <w:sz w:val="21"/>
                      <w:szCs w:val="21"/>
                    </w:rPr>
                  </m:ctrlPr>
                </m:fPr>
                <m:num>
                  <m:r>
                    <m:rPr/>
                    <w:rPr>
                      <w:rFonts w:ascii="Cambria Math" w:hAnsi="Cambria Math" w:eastAsia="宋体"/>
                      <w:sz w:val="21"/>
                      <w:szCs w:val="21"/>
                    </w:rPr>
                    <m:t>dV</m:t>
                  </m:r>
                  <m:ctrlPr>
                    <w:rPr>
                      <w:rFonts w:ascii="Cambria Math" w:hAnsi="Cambria Math" w:eastAsia="宋体"/>
                      <w:sz w:val="21"/>
                      <w:szCs w:val="21"/>
                    </w:rPr>
                  </m:ctrlPr>
                </m:num>
                <m:den>
                  <m:r>
                    <m:rPr/>
                    <w:rPr>
                      <w:rFonts w:ascii="Cambria Math" w:hAnsi="Cambria Math" w:eastAsia="宋体"/>
                      <w:sz w:val="21"/>
                      <w:szCs w:val="21"/>
                    </w:rPr>
                    <m:t>dθ</m:t>
                  </m:r>
                  <m:ctrlPr>
                    <w:rPr>
                      <w:rFonts w:ascii="Cambria Math" w:hAnsi="Cambria Math" w:eastAsia="宋体"/>
                      <w:sz w:val="21"/>
                      <w:szCs w:val="21"/>
                    </w:rPr>
                  </m:ctrlPr>
                </m:den>
              </m:f>
              <m:r>
                <m:rPr>
                  <m:sty m:val="p"/>
                </m:rPr>
                <w:rPr>
                  <w:rFonts w:ascii="Cambria Math" w:hAnsi="Cambria Math" w:eastAsia="宋体"/>
                  <w:sz w:val="21"/>
                  <w:szCs w:val="21"/>
                </w:rPr>
                <m:t>=</m:t>
              </m:r>
              <m:r>
                <m:rPr>
                  <m:nor/>
                  <m:sty m:val="p"/>
                </m:rPr>
                <w:rPr>
                  <w:rFonts w:ascii="宋体" w:hAnsi="宋体" w:eastAsia="宋体"/>
                  <w:sz w:val="21"/>
                  <w:szCs w:val="21"/>
                </w:rPr>
                <m:t>slope</m:t>
              </m:r>
              <m:r>
                <m:rPr>
                  <m:sty m:val="p"/>
                </m:rPr>
                <w:rPr>
                  <w:rFonts w:ascii="Cambria Math" w:hAnsi="Cambria Math" w:eastAsia="宋体"/>
                  <w:sz w:val="21"/>
                  <w:szCs w:val="21"/>
                </w:rPr>
                <m:t>⋅</m:t>
              </m:r>
              <m:r>
                <m:rPr/>
                <w:rPr>
                  <w:rFonts w:ascii="Cambria Math" w:hAnsi="Cambria Math" w:eastAsia="宋体"/>
                  <w:sz w:val="21"/>
                  <w:szCs w:val="21"/>
                </w:rPr>
                <m:t>q</m:t>
              </m:r>
              <m:r>
                <m:rPr>
                  <m:sty m:val="p"/>
                </m:rPr>
                <w:rPr>
                  <w:rFonts w:ascii="Cambria Math" w:hAnsi="Cambria Math" w:eastAsia="宋体"/>
                  <w:sz w:val="21"/>
                  <w:szCs w:val="21"/>
                </w:rPr>
                <m:t>+</m:t>
              </m:r>
              <m:r>
                <m:rPr>
                  <m:nor/>
                  <m:sty m:val="p"/>
                </m:rPr>
                <w:rPr>
                  <w:rFonts w:ascii="宋体" w:hAnsi="宋体" w:eastAsia="宋体"/>
                  <w:sz w:val="21"/>
                  <w:szCs w:val="21"/>
                </w:rPr>
                <m:t>intercept</m:t>
              </m:r>
              <m:r>
                <m:rPr/>
                <w:rPr>
                  <w:rFonts w:ascii="Cambria Math" w:hAnsi="Cambria Math" w:eastAsia="宋体"/>
                  <w:sz w:val="21"/>
                  <w:szCs w:val="21"/>
                </w:rPr>
                <m:t>  #</m:t>
              </m:r>
              <m:r>
                <m:rPr>
                  <m:nor/>
                  <m:sty m:val="p"/>
                </m:rPr>
                <w:rPr>
                  <w:rFonts w:ascii="宋体" w:hAnsi="宋体" w:eastAsia="宋体"/>
                  <w:sz w:val="21"/>
                  <w:szCs w:val="21"/>
                </w:rPr>
                <m:t>(52)</m:t>
              </m:r>
              <m:ctrlPr>
                <w:rPr>
                  <w:rFonts w:ascii="Cambria Math" w:hAnsi="Cambria Math" w:eastAsia="宋体"/>
                  <w:sz w:val="21"/>
                  <w:szCs w:val="21"/>
                </w:rPr>
              </m:ctrlPr>
            </m:e>
          </m:eqArr>
        </m:oMath>
      </m:oMathPara>
    </w:p>
    <w:p w14:paraId="47F716C1">
      <w:pPr>
        <w:pStyle w:val="102"/>
        <w:ind w:firstLine="420"/>
      </w:pPr>
      <w:r>
        <w:rPr>
          <w:rFonts w:hint="eastAsia"/>
        </w:rPr>
        <w:t>在拟合过程中，使用最小二乘法来估计斜率和截距：</w:t>
      </w:r>
    </w:p>
    <w:p w14:paraId="35017C60">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acc>
                <m:accPr>
                  <m:ctrlPr>
                    <w:rPr>
                      <w:rFonts w:ascii="Cambria Math" w:hAnsi="Cambria Math" w:eastAsia="宋体"/>
                      <w:sz w:val="21"/>
                      <w:szCs w:val="21"/>
                    </w:rPr>
                  </m:ctrlPr>
                </m:accPr>
                <m:e>
                  <m:r>
                    <m:rPr/>
                    <w:rPr>
                      <w:rFonts w:ascii="Cambria Math" w:hAnsi="Cambria Math" w:eastAsia="宋体"/>
                      <w:sz w:val="21"/>
                      <w:szCs w:val="21"/>
                      <w:lang w:eastAsia="zh-CN"/>
                    </w:rPr>
                    <m:t>K</m:t>
                  </m:r>
                  <m:ctrlPr>
                    <w:rPr>
                      <w:rFonts w:ascii="Cambria Math" w:hAnsi="Cambria Math" w:eastAsia="宋体"/>
                      <w:sz w:val="21"/>
                      <w:szCs w:val="21"/>
                    </w:rPr>
                  </m:ctrlPr>
                </m:e>
              </m:acc>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1</m:t>
                  </m:r>
                  <m:ctrlPr>
                    <w:rPr>
                      <w:rFonts w:ascii="Cambria Math" w:hAnsi="Cambria Math" w:eastAsia="宋体"/>
                      <w:sz w:val="21"/>
                      <w:szCs w:val="21"/>
                    </w:rPr>
                  </m:ctrlPr>
                </m:num>
                <m:den>
                  <m:r>
                    <m:rPr>
                      <m:nor/>
                      <m:sty m:val="p"/>
                    </m:rPr>
                    <w:rPr>
                      <w:rFonts w:ascii="宋体" w:hAnsi="宋体" w:eastAsia="宋体"/>
                      <w:sz w:val="21"/>
                      <w:szCs w:val="21"/>
                      <w:lang w:eastAsia="zh-CN"/>
                    </w:rPr>
                    <m:t>slope</m:t>
                  </m:r>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(恒压过滤常数)</m:t>
              </m:r>
              <m:r>
                <m:rPr/>
                <w:rPr>
                  <w:rFonts w:ascii="Cambria Math" w:hAnsi="Cambria Math" w:eastAsia="宋体"/>
                  <w:sz w:val="21"/>
                  <w:szCs w:val="21"/>
                  <w:lang w:eastAsia="zh-CN"/>
                </w:rPr>
                <m:t>  #</m:t>
              </m:r>
              <m:r>
                <m:rPr>
                  <m:nor/>
                  <m:sty m:val="p"/>
                </m:rPr>
                <w:rPr>
                  <w:rFonts w:ascii="宋体" w:hAnsi="宋体" w:eastAsia="宋体"/>
                  <w:sz w:val="21"/>
                  <w:szCs w:val="21"/>
                  <w:lang w:eastAsia="zh-CN"/>
                </w:rPr>
                <m:t>(53)</m:t>
              </m:r>
              <m:ctrlPr>
                <w:rPr>
                  <w:rFonts w:ascii="Cambria Math" w:hAnsi="Cambria Math" w:eastAsia="宋体"/>
                  <w:sz w:val="21"/>
                  <w:szCs w:val="21"/>
                  <w:lang w:eastAsia="zh-CN"/>
                </w:rPr>
              </m:ctrlPr>
            </m:e>
          </m:eqArr>
        </m:oMath>
      </m:oMathPara>
    </w:p>
    <w:p w14:paraId="03FF6C20">
      <w:pPr>
        <w:pStyle w:val="102"/>
        <w:ind w:firstLine="420"/>
      </w:pPr>
      <w:r>
        <w:rPr>
          <w:rFonts w:hint="eastAsia"/>
        </w:rPr>
        <w:t>3.异常值检测与数据清洗：在拟合过程中，采用Z-score或IQR（四分位距）方法来检测异常值。异常值的标准为：</w:t>
      </w:r>
    </w:p>
    <w:p w14:paraId="12FA1E36">
      <w:pPr>
        <w:pStyle w:val="26"/>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Z</m:t>
              </m:r>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d>
                    <m:dPr>
                      <m:begChr m:val="|"/>
                      <m:endChr m:val="|"/>
                      <m:ctrlPr>
                        <w:rPr>
                          <w:rFonts w:ascii="Cambria Math" w:hAnsi="Cambria Math" w:eastAsia="宋体"/>
                          <w:sz w:val="21"/>
                          <w:szCs w:val="21"/>
                        </w:rPr>
                      </m:ctrlPr>
                    </m:dPr>
                    <m:e>
                      <m:sSub>
                        <m:sSubPr>
                          <m:ctrlPr>
                            <w:rPr>
                              <w:rFonts w:ascii="Cambria Math" w:hAnsi="Cambria Math" w:eastAsia="宋体"/>
                              <w:sz w:val="21"/>
                              <w:szCs w:val="21"/>
                            </w:rPr>
                          </m:ctrlPr>
                        </m:sSubPr>
                        <m:e>
                          <m:r>
                            <m:rPr/>
                            <w:rPr>
                              <w:rFonts w:ascii="Cambria Math" w:hAnsi="Cambria Math" w:eastAsia="宋体"/>
                              <w:sz w:val="21"/>
                              <w:szCs w:val="21"/>
                              <w:lang w:eastAsia="zh-CN"/>
                            </w:rPr>
                            <m:t>y</m:t>
                          </m:r>
                          <m:ctrlPr>
                            <w:rPr>
                              <w:rFonts w:ascii="Cambria Math" w:hAnsi="Cambria Math" w:eastAsia="宋体"/>
                              <w:sz w:val="21"/>
                              <w:szCs w:val="21"/>
                            </w:rPr>
                          </m:ctrlPr>
                        </m:e>
                        <m:sub>
                          <m:r>
                            <m:rPr/>
                            <w:rPr>
                              <w:rFonts w:ascii="Cambria Math" w:hAnsi="Cambria Math" w:eastAsia="宋体"/>
                              <w:sz w:val="21"/>
                              <w:szCs w:val="21"/>
                              <w:lang w:eastAsia="zh-CN"/>
                            </w:rPr>
                            <m:t>i</m:t>
                          </m:r>
                          <m:ctrlPr>
                            <w:rPr>
                              <w:rFonts w:ascii="Cambria Math" w:hAnsi="Cambria Math" w:eastAsia="宋体"/>
                              <w:sz w:val="21"/>
                              <w:szCs w:val="21"/>
                            </w:rPr>
                          </m:ctrlPr>
                        </m:sub>
                      </m:sSub>
                      <m:r>
                        <m:rPr>
                          <m:sty m:val="p"/>
                        </m:rPr>
                        <w:rPr>
                          <w:rFonts w:ascii="Cambria Math" w:hAnsi="Cambria Math" w:eastAsia="宋体"/>
                          <w:sz w:val="21"/>
                          <w:szCs w:val="21"/>
                          <w:lang w:eastAsia="zh-CN"/>
                        </w:rPr>
                        <m:t>−</m:t>
                      </m:r>
                      <m:acc>
                        <m:accPr>
                          <m:chr m:val="‾"/>
                          <m:ctrlPr>
                            <w:rPr>
                              <w:rFonts w:ascii="Cambria Math" w:hAnsi="Cambria Math" w:eastAsia="宋体"/>
                              <w:sz w:val="21"/>
                              <w:szCs w:val="21"/>
                            </w:rPr>
                          </m:ctrlPr>
                        </m:accPr>
                        <m:e>
                          <m:r>
                            <m:rPr/>
                            <w:rPr>
                              <w:rFonts w:ascii="Cambria Math" w:hAnsi="Cambria Math" w:eastAsia="宋体"/>
                              <w:sz w:val="21"/>
                              <w:szCs w:val="21"/>
                              <w:lang w:eastAsia="zh-CN"/>
                            </w:rPr>
                            <m:t>y</m:t>
                          </m:r>
                          <m:ctrlPr>
                            <w:rPr>
                              <w:rFonts w:ascii="Cambria Math" w:hAnsi="Cambria Math" w:eastAsia="宋体"/>
                              <w:sz w:val="21"/>
                              <w:szCs w:val="21"/>
                            </w:rPr>
                          </m:ctrlPr>
                        </m:e>
                      </m:acc>
                      <m:ctrlPr>
                        <w:rPr>
                          <w:rFonts w:ascii="Cambria Math" w:hAnsi="Cambria Math" w:eastAsia="宋体"/>
                          <w:sz w:val="21"/>
                          <w:szCs w:val="21"/>
                        </w:rPr>
                      </m:ctrlPr>
                    </m:e>
                  </m:d>
                  <m:ctrlPr>
                    <w:rPr>
                      <w:rFonts w:ascii="Cambria Math" w:hAnsi="Cambria Math" w:eastAsia="宋体"/>
                      <w:sz w:val="21"/>
                      <w:szCs w:val="21"/>
                    </w:rPr>
                  </m:ctrlPr>
                </m:num>
                <m:den>
                  <m:sSub>
                    <m:sSubPr>
                      <m:ctrlPr>
                        <w:rPr>
                          <w:rFonts w:ascii="Cambria Math" w:hAnsi="Cambria Math" w:eastAsia="宋体"/>
                          <w:sz w:val="21"/>
                          <w:szCs w:val="21"/>
                        </w:rPr>
                      </m:ctrlPr>
                    </m:sSubPr>
                    <m:e>
                      <m:r>
                        <m:rPr/>
                        <w:rPr>
                          <w:rFonts w:ascii="Cambria Math" w:hAnsi="Cambria Math" w:eastAsia="宋体"/>
                          <w:sz w:val="21"/>
                          <w:szCs w:val="21"/>
                          <w:lang w:eastAsia="zh-CN"/>
                        </w:rPr>
                        <m:t>σ</m:t>
                      </m:r>
                      <m:ctrlPr>
                        <w:rPr>
                          <w:rFonts w:ascii="Cambria Math" w:hAnsi="Cambria Math" w:eastAsia="宋体"/>
                          <w:sz w:val="21"/>
                          <w:szCs w:val="21"/>
                        </w:rPr>
                      </m:ctrlPr>
                    </m:e>
                    <m:sub>
                      <m:r>
                        <m:rPr/>
                        <w:rPr>
                          <w:rFonts w:ascii="Cambria Math" w:hAnsi="Cambria Math" w:eastAsia="宋体"/>
                          <w:sz w:val="21"/>
                          <w:szCs w:val="21"/>
                          <w:lang w:eastAsia="zh-CN"/>
                        </w:rPr>
                        <m:t>y</m:t>
                      </m:r>
                      <m:ctrlPr>
                        <w:rPr>
                          <w:rFonts w:ascii="Cambria Math" w:hAnsi="Cambria Math" w:eastAsia="宋体"/>
                          <w:sz w:val="21"/>
                          <w:szCs w:val="21"/>
                        </w:rPr>
                      </m:ctrlPr>
                    </m:sub>
                  </m:sSub>
                  <m:ctrlPr>
                    <w:rPr>
                      <w:rFonts w:ascii="Cambria Math" w:hAnsi="Cambria Math" w:eastAsia="宋体"/>
                      <w:sz w:val="21"/>
                      <w:szCs w:val="21"/>
                    </w:rPr>
                  </m:ctrlPr>
                </m:den>
              </m:f>
              <m:r>
                <m:rPr/>
                <w:rPr>
                  <w:rFonts w:ascii="Cambria Math" w:hAnsi="Cambria Math" w:eastAsia="宋体"/>
                  <w:sz w:val="21"/>
                  <w:szCs w:val="21"/>
                  <w:lang w:eastAsia="zh-CN"/>
                </w:rPr>
                <m:t>  #</m:t>
              </m:r>
              <m:r>
                <m:rPr>
                  <m:nor/>
                  <m:sty m:val="p"/>
                </m:rPr>
                <w:rPr>
                  <w:rFonts w:ascii="宋体" w:hAnsi="宋体" w:eastAsia="宋体"/>
                  <w:sz w:val="21"/>
                  <w:szCs w:val="21"/>
                  <w:lang w:eastAsia="zh-CN"/>
                </w:rPr>
                <m:t>(54)</m:t>
              </m:r>
              <m:ctrlPr>
                <w:rPr>
                  <w:rFonts w:ascii="Cambria Math" w:hAnsi="Cambria Math" w:eastAsia="宋体"/>
                  <w:sz w:val="21"/>
                  <w:szCs w:val="21"/>
                  <w:lang w:eastAsia="zh-CN"/>
                </w:rPr>
              </m:ctrlPr>
            </m:e>
          </m:eqArr>
        </m:oMath>
      </m:oMathPara>
    </w:p>
    <w:p w14:paraId="73722634">
      <w:pPr>
        <w:pStyle w:val="102"/>
        <w:ind w:firstLine="420"/>
      </w:pPr>
      <w:r>
        <w:rPr>
          <w:rFonts w:hint="eastAsia"/>
        </w:rPr>
        <w:t>其中，</w:t>
      </w:r>
      <m:oMath>
        <m:acc>
          <m:accPr>
            <m:chr m:val="‾"/>
            <m:ctrlPr>
              <w:rPr>
                <w:rFonts w:ascii="Cambria Math" w:hAnsi="Cambria Math"/>
              </w:rPr>
            </m:ctrlPr>
          </m:accPr>
          <m:e>
            <m:r>
              <m:rPr/>
              <w:rPr>
                <w:rFonts w:ascii="Cambria Math" w:hAnsi="Cambria Math"/>
              </w:rPr>
              <m:t>y</m:t>
            </m:r>
            <m:ctrlPr>
              <w:rPr>
                <w:rFonts w:ascii="Cambria Math" w:hAnsi="Cambria Math"/>
              </w:rPr>
            </m:ctrlPr>
          </m:e>
        </m:acc>
      </m:oMath>
      <w:r>
        <w:t xml:space="preserve"> </w:t>
      </w:r>
      <w:r>
        <w:rPr>
          <w:rFonts w:hint="eastAsia"/>
        </w:rPr>
        <w:t>是数据的均值，</w:t>
      </w:r>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y</m:t>
            </m:r>
            <m:ctrlPr>
              <w:rPr>
                <w:rFonts w:ascii="Cambria Math" w:hAnsi="Cambria Math"/>
              </w:rPr>
            </m:ctrlPr>
          </m:sub>
        </m:sSub>
      </m:oMath>
      <w:r>
        <w:t xml:space="preserve"> </w:t>
      </w:r>
      <w:r>
        <w:rPr>
          <w:rFonts w:hint="eastAsia"/>
        </w:rPr>
        <w:t>是数据的标准差，</w:t>
      </w:r>
      <m:oMath>
        <m:r>
          <m:rPr/>
          <w:rPr>
            <w:rFonts w:ascii="Cambria Math" w:hAnsi="Cambria Math"/>
          </w:rPr>
          <m:t>Z</m:t>
        </m:r>
      </m:oMath>
      <w:r>
        <w:t xml:space="preserve"> </w:t>
      </w:r>
      <w:r>
        <w:rPr>
          <w:rFonts w:hint="eastAsia"/>
        </w:rPr>
        <w:t>为Z-score值。</w:t>
      </w:r>
    </w:p>
    <w:p w14:paraId="53BBA40C">
      <w:pPr>
        <w:pStyle w:val="102"/>
        <w:ind w:firstLine="420"/>
      </w:pPr>
      <w:r>
        <w:rPr>
          <w:rFonts w:hint="eastAsia"/>
        </w:rPr>
        <w:t>如果</w:t>
      </w:r>
      <w:r>
        <w:t xml:space="preserve"> </w:t>
      </w:r>
      <m:oMath>
        <m:r>
          <m:rPr/>
          <w:rPr>
            <w:rFonts w:ascii="Cambria Math" w:hAnsi="Cambria Math"/>
          </w:rPr>
          <m:t>Z</m:t>
        </m:r>
      </m:oMath>
      <w:r>
        <w:t xml:space="preserve"> </w:t>
      </w:r>
      <w:r>
        <w:rPr>
          <w:rFonts w:hint="eastAsia"/>
        </w:rPr>
        <w:t>大于预设的阈值，则认为该数据点是异常值。检测到异常值后，我们会将其从数据中剔除，然后重新进行拟合。</w:t>
      </w:r>
    </w:p>
    <w:p w14:paraId="609144B0">
      <w:pPr>
        <w:pStyle w:val="102"/>
        <w:ind w:firstLine="420"/>
      </w:pPr>
      <w:r>
        <w:rPr>
          <w:rFonts w:hint="eastAsia"/>
        </w:rPr>
        <w:t>4.数据拟合后的计算：在移除异常值并重新拟合后，我们再次应用线性回归模型进行拟合，得到新的恒压过滤常数</w:t>
      </w:r>
      <w:r>
        <w:t xml:space="preserve"> </w:t>
      </w:r>
      <m:oMath>
        <m:r>
          <m:rPr/>
          <w:rPr>
            <w:rFonts w:ascii="Cambria Math" w:hAnsi="Cambria Math"/>
          </w:rPr>
          <m:t>K</m:t>
        </m:r>
      </m:oMath>
      <w:r>
        <w:rPr>
          <w:rFonts w:hint="eastAsia"/>
        </w:rPr>
        <w:t>、滤饼压缩指数</w:t>
      </w:r>
      <w:r>
        <w:t xml:space="preserve"> </w:t>
      </w:r>
      <m:oMath>
        <m:r>
          <m:rPr/>
          <w:rPr>
            <w:rFonts w:ascii="Cambria Math" w:hAnsi="Cambria Math"/>
          </w:rPr>
          <m:t>s</m:t>
        </m:r>
      </m:oMath>
      <w:r>
        <w:t xml:space="preserve"> </w:t>
      </w:r>
      <w:r>
        <w:rPr>
          <w:rFonts w:hint="eastAsia"/>
        </w:rPr>
        <w:t>和物料特性常数</w:t>
      </w:r>
      <w:r>
        <w:t xml:space="preserve"> </w:t>
      </w:r>
      <m:oMath>
        <m:r>
          <m:rPr/>
          <w:rPr>
            <w:rFonts w:ascii="Cambria Math" w:hAnsi="Cambria Math"/>
          </w:rPr>
          <m:t>k</m:t>
        </m:r>
      </m:oMath>
      <w:r>
        <w:rPr>
          <w:rFonts w:hint="eastAsia"/>
        </w:rPr>
        <w:t>：</w:t>
      </w:r>
    </w:p>
    <w:p w14:paraId="0A428B8B">
      <w:pPr>
        <w:pStyle w:val="26"/>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K</m:t>
              </m:r>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1</m:t>
                  </m:r>
                  <m:ctrlPr>
                    <w:rPr>
                      <w:rFonts w:ascii="Cambria Math" w:hAnsi="Cambria Math" w:eastAsia="宋体"/>
                      <w:sz w:val="21"/>
                      <w:szCs w:val="21"/>
                    </w:rPr>
                  </m:ctrlPr>
                </m:num>
                <m:den>
                  <m:r>
                    <m:rPr>
                      <m:nor/>
                      <m:sty m:val="p"/>
                    </m:rPr>
                    <w:rPr>
                      <w:rFonts w:ascii="宋体" w:hAnsi="宋体" w:eastAsia="宋体"/>
                      <w:sz w:val="21"/>
                      <w:szCs w:val="21"/>
                      <w:lang w:eastAsia="zh-CN"/>
                    </w:rPr>
                    <m:t>slope</m:t>
                  </m:r>
                  <m:ctrlPr>
                    <w:rPr>
                      <w:rFonts w:ascii="Cambria Math" w:hAnsi="Cambria Math" w:eastAsia="宋体"/>
                      <w:sz w:val="21"/>
                      <w:szCs w:val="21"/>
                    </w:rPr>
                  </m:ctrlPr>
                </m:den>
              </m:f>
              <m:r>
                <m:rPr>
                  <m:sty m:val="p"/>
                </m:rPr>
                <w:rPr>
                  <w:rFonts w:ascii="Cambria Math" w:hAnsi="Cambria Math" w:eastAsia="宋体"/>
                  <w:sz w:val="21"/>
                  <w:szCs w:val="21"/>
                  <w:lang w:eastAsia="zh-CN"/>
                </w:rPr>
                <m:t>,</m:t>
              </m:r>
              <m:r>
                <m:rPr/>
                <w:rPr>
                  <w:rFonts w:ascii="Cambria Math" w:hAnsi="Cambria Math" w:eastAsia="宋体"/>
                  <w:sz w:val="21"/>
                  <w:szCs w:val="21"/>
                  <w:lang w:eastAsia="zh-CN"/>
                </w:rPr>
                <m:t> s</m:t>
              </m:r>
              <m:r>
                <m:rPr>
                  <m:sty m:val="p"/>
                </m:rPr>
                <w:rPr>
                  <w:rFonts w:ascii="Cambria Math" w:hAnsi="Cambria Math" w:eastAsia="宋体"/>
                  <w:sz w:val="21"/>
                  <w:szCs w:val="21"/>
                  <w:lang w:eastAsia="zh-CN"/>
                </w:rPr>
                <m:t>=</m:t>
              </m:r>
              <m:r>
                <m:rPr>
                  <m:nor/>
                  <m:sty m:val="p"/>
                </m:rPr>
                <w:rPr>
                  <w:rFonts w:ascii="宋体" w:hAnsi="宋体" w:eastAsia="宋体"/>
                  <w:sz w:val="21"/>
                  <w:szCs w:val="21"/>
                  <w:lang w:eastAsia="zh-CN"/>
                </w:rPr>
                <m:t>由实验确定</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 k</m:t>
              </m:r>
              <m:r>
                <m:rPr>
                  <m:sty m:val="p"/>
                </m:rPr>
                <w:rPr>
                  <w:rFonts w:ascii="Cambria Math" w:hAnsi="Cambria Math" w:eastAsia="宋体"/>
                  <w:sz w:val="21"/>
                  <w:szCs w:val="21"/>
                  <w:lang w:eastAsia="zh-CN"/>
                </w:rPr>
                <m:t>=</m:t>
              </m:r>
              <m:r>
                <m:rPr>
                  <m:nor/>
                  <m:sty m:val="p"/>
                </m:rPr>
                <w:rPr>
                  <w:rFonts w:ascii="宋体" w:hAnsi="宋体" w:eastAsia="宋体"/>
                  <w:sz w:val="21"/>
                  <w:szCs w:val="21"/>
                  <w:lang w:eastAsia="zh-CN"/>
                </w:rPr>
                <m:t>物料常数</m:t>
              </m:r>
              <m:r>
                <m:rPr/>
                <w:rPr>
                  <w:rFonts w:ascii="Cambria Math" w:hAnsi="Cambria Math" w:eastAsia="宋体"/>
                  <w:sz w:val="21"/>
                  <w:szCs w:val="21"/>
                  <w:lang w:eastAsia="zh-CN"/>
                </w:rPr>
                <m:t>  #</m:t>
              </m:r>
              <m:r>
                <m:rPr>
                  <m:nor/>
                  <m:sty m:val="p"/>
                </m:rPr>
                <w:rPr>
                  <w:rFonts w:ascii="宋体" w:hAnsi="宋体" w:eastAsia="宋体"/>
                  <w:sz w:val="21"/>
                  <w:szCs w:val="21"/>
                  <w:lang w:eastAsia="zh-CN"/>
                </w:rPr>
                <m:t>(55)</m:t>
              </m:r>
              <m:ctrlPr>
                <w:rPr>
                  <w:rFonts w:ascii="Cambria Math" w:hAnsi="Cambria Math" w:eastAsia="宋体"/>
                  <w:sz w:val="21"/>
                  <w:szCs w:val="21"/>
                  <w:lang w:eastAsia="zh-CN"/>
                </w:rPr>
              </m:ctrlPr>
            </m:e>
          </m:eqArr>
        </m:oMath>
      </m:oMathPara>
    </w:p>
    <w:p w14:paraId="1961CE9D">
      <w:pPr>
        <w:pStyle w:val="102"/>
        <w:ind w:firstLine="420"/>
      </w:pPr>
      <w:r>
        <w:rPr>
          <w:rFonts w:hint="eastAsia"/>
        </w:rPr>
        <w:t>5.</w:t>
      </w:r>
      <w:r>
        <w:t>数值仿真与可视化</w:t>
      </w:r>
      <w:r>
        <w:rPr>
          <w:rFonts w:hint="eastAsia"/>
        </w:rPr>
        <w:t>：</w:t>
      </w:r>
      <w:r>
        <w:t>最终处理结果图如下页图7 所示。</w:t>
      </w:r>
    </w:p>
    <w:p w14:paraId="584012FB">
      <w:pPr>
        <w:pStyle w:val="102"/>
        <w:ind w:firstLine="420"/>
      </w:pPr>
      <w:r>
        <w:drawing>
          <wp:anchor distT="0" distB="0" distL="114300" distR="114300" simplePos="0" relativeHeight="251665408" behindDoc="1" locked="0" layoutInCell="1" allowOverlap="1">
            <wp:simplePos x="0" y="0"/>
            <wp:positionH relativeFrom="margin">
              <wp:posOffset>236220</wp:posOffset>
            </wp:positionH>
            <wp:positionV relativeFrom="paragraph">
              <wp:posOffset>723900</wp:posOffset>
            </wp:positionV>
            <wp:extent cx="4893945" cy="6461760"/>
            <wp:effectExtent l="0" t="0" r="1905" b="0"/>
            <wp:wrapTopAndBottom/>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3945" cy="6461760"/>
                    </a:xfrm>
                    <a:prstGeom prst="rect">
                      <a:avLst/>
                    </a:prstGeom>
                    <a:noFill/>
                    <a:ln w="9525">
                      <a:noFill/>
                    </a:ln>
                  </pic:spPr>
                </pic:pic>
              </a:graphicData>
            </a:graphic>
          </wp:anchor>
        </w:drawing>
      </w:r>
      <w:r>
        <w:rPr>
          <w:rFonts w:hint="eastAsia"/>
        </w:rPr>
        <w:t>6.最终结果与输出：所有处理后的数据将输出为CSV文件，包括滤液体积、过滤时间和恒压过滤常数等参数。数据处理结果会被保存并展示在图形界面中，帮助学生理解恒压过滤过程中的各项物理量之间的关系，并验证实验的准确性</w:t>
      </w:r>
      <w:ins w:id="489" w:author="杨欣" w:date="2025-04-25T21:54:37Z">
        <w:r>
          <w:rPr>
            <w:rFonts w:hint="eastAsia"/>
            <w:lang w:eastAsia="zh-CN"/>
          </w:rPr>
          <w:t>，</w:t>
        </w:r>
      </w:ins>
      <w:ins w:id="490" w:author="杨欣" w:date="2025-04-25T21:54:39Z">
        <w:r>
          <w:rPr>
            <w:rFonts w:hint="eastAsia"/>
            <w:lang w:val="en-US" w:eastAsia="zh-CN"/>
          </w:rPr>
          <w:t>见图。</w:t>
        </w:r>
      </w:ins>
      <w:ins w:id="491" w:author="杨欣" w:date="2025-04-25T21:54:40Z">
        <w:r>
          <w:rPr>
            <w:rFonts w:hint="eastAsia"/>
            <w:lang w:val="en-US" w:eastAsia="zh-CN"/>
          </w:rPr>
          <w:t>。。</w:t>
        </w:r>
      </w:ins>
      <w:r>
        <w:rPr>
          <w:rFonts w:hint="eastAsia"/>
        </w:rPr>
        <w:t>。</w:t>
      </w:r>
    </w:p>
    <w:p w14:paraId="6C7DC721">
      <w:pPr>
        <w:spacing w:line="300" w:lineRule="exact"/>
        <w:jc w:val="center"/>
        <w:rPr>
          <w:rFonts w:hint="default" w:ascii="宋体" w:hAnsi="宋体" w:eastAsia="宋体"/>
          <w:sz w:val="21"/>
          <w:szCs w:val="21"/>
          <w:lang w:val="en-US" w:eastAsia="zh-CN"/>
        </w:rPr>
        <w:pPrChange w:id="492" w:author="杨欣" w:date="2025-04-25T21:54:53Z">
          <w:pPr>
            <w:spacing w:line="300" w:lineRule="exact"/>
          </w:pPr>
        </w:pPrChange>
      </w:pPr>
      <w:ins w:id="493" w:author="杨欣" w:date="2025-04-25T21:54:48Z">
        <w:r>
          <w:rPr>
            <w:rFonts w:hint="eastAsia" w:ascii="宋体" w:hAnsi="宋体" w:eastAsia="宋体"/>
            <w:sz w:val="21"/>
            <w:szCs w:val="21"/>
            <w:lang w:val="en-US" w:eastAsia="zh-CN"/>
          </w:rPr>
          <w:t>图</w:t>
        </w:r>
      </w:ins>
      <w:ins w:id="494" w:author="杨欣" w:date="2025-04-25T21:54:49Z">
        <w:r>
          <w:rPr>
            <w:rFonts w:hint="eastAsia" w:ascii="宋体" w:hAnsi="宋体" w:eastAsia="宋体"/>
            <w:sz w:val="21"/>
            <w:szCs w:val="21"/>
            <w:lang w:val="en-US" w:eastAsia="zh-CN"/>
          </w:rPr>
          <w:t>。。</w:t>
        </w:r>
      </w:ins>
      <w:ins w:id="495" w:author="杨欣" w:date="2025-04-25T21:54:50Z">
        <w:r>
          <w:rPr>
            <w:rFonts w:hint="eastAsia" w:ascii="宋体" w:hAnsi="宋体" w:eastAsia="宋体"/>
            <w:sz w:val="21"/>
            <w:szCs w:val="21"/>
            <w:lang w:val="en-US" w:eastAsia="zh-CN"/>
          </w:rPr>
          <w:t>。。。。。</w:t>
        </w:r>
      </w:ins>
    </w:p>
    <w:p w14:paraId="339C6120">
      <w:pPr>
        <w:spacing w:line="300" w:lineRule="exact"/>
        <w:rPr>
          <w:rFonts w:hint="eastAsia" w:ascii="宋体" w:hAnsi="宋体" w:eastAsia="宋体"/>
          <w:sz w:val="21"/>
          <w:szCs w:val="21"/>
          <w:lang w:eastAsia="zh-CN"/>
        </w:rPr>
      </w:pPr>
    </w:p>
    <w:bookmarkEnd w:id="19"/>
    <w:p w14:paraId="408AB216">
      <w:pPr>
        <w:pStyle w:val="6"/>
        <w:rPr>
          <w:ins w:id="496" w:author="杨欣" w:date="2025-04-25T21:55:35Z"/>
          <w:rFonts w:hint="eastAsia" w:ascii="宋体" w:hAnsi="宋体" w:eastAsia="宋体"/>
          <w:b/>
          <w:bCs/>
          <w:i w:val="0"/>
          <w:iCs w:val="0"/>
          <w:color w:val="000000" w:themeColor="text1"/>
          <w:lang w:eastAsia="zh-CN"/>
          <w14:textFill>
            <w14:solidFill>
              <w14:schemeClr w14:val="tx1"/>
            </w14:solidFill>
          </w14:textFill>
        </w:rPr>
      </w:pPr>
      <w:bookmarkStart w:id="20" w:name="数字化设计的数据库及算法设计"/>
      <w:r>
        <w:drawing>
          <wp:anchor distT="0" distB="0" distL="114300" distR="114300" simplePos="0" relativeHeight="251659264" behindDoc="0" locked="0" layoutInCell="1" allowOverlap="1">
            <wp:simplePos x="0" y="0"/>
            <wp:positionH relativeFrom="column">
              <wp:posOffset>304800</wp:posOffset>
            </wp:positionH>
            <wp:positionV relativeFrom="paragraph">
              <wp:posOffset>312420</wp:posOffset>
            </wp:positionV>
            <wp:extent cx="4511040" cy="6793230"/>
            <wp:effectExtent l="0" t="0" r="3810" b="7620"/>
            <wp:wrapTopAndBottom/>
            <wp:docPr id="50130727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7273" name="图片 1" descr="文本&#10;&#10;AI 生成的内容可能不正确。"/>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11040" cy="6793230"/>
                    </a:xfrm>
                    <a:prstGeom prst="rect">
                      <a:avLst/>
                    </a:prstGeom>
                    <a:noFill/>
                    <a:ln>
                      <a:noFill/>
                    </a:ln>
                  </pic:spPr>
                </pic:pic>
              </a:graphicData>
            </a:graphic>
          </wp:anchor>
        </w:drawing>
      </w:r>
      <w:ins w:id="497" w:author="杨欣" w:date="2025-04-25T21:55:19Z">
        <w:r>
          <w:rPr>
            <w:rFonts w:hint="eastAsia" w:ascii="宋体" w:hAnsi="宋体" w:eastAsia="宋体"/>
            <w:b/>
            <w:bCs/>
            <w:i w:val="0"/>
            <w:iCs w:val="0"/>
            <w:color w:val="000000" w:themeColor="text1"/>
            <w:lang w:val="en-US" w:eastAsia="zh-CN"/>
            <w14:textFill>
              <w14:solidFill>
                <w14:schemeClr w14:val="tx1"/>
              </w14:solidFill>
            </w14:textFill>
          </w:rPr>
          <w:t>2.</w:t>
        </w:r>
      </w:ins>
      <w:ins w:id="498" w:author="杨欣" w:date="2025-04-25T21:55:20Z">
        <w:r>
          <w:rPr>
            <w:rFonts w:hint="eastAsia" w:ascii="宋体" w:hAnsi="宋体" w:eastAsia="宋体"/>
            <w:b/>
            <w:bCs/>
            <w:i w:val="0"/>
            <w:iCs w:val="0"/>
            <w:color w:val="000000" w:themeColor="text1"/>
            <w:lang w:val="en-US" w:eastAsia="zh-CN"/>
            <w14:textFill>
              <w14:solidFill>
                <w14:schemeClr w14:val="tx1"/>
              </w14:solidFill>
            </w14:textFill>
          </w:rPr>
          <w:t>3.4</w:t>
        </w:r>
      </w:ins>
      <w:ins w:id="499" w:author="杨欣" w:date="2025-04-25T21:55:24Z">
        <w:r>
          <w:rPr>
            <w:rFonts w:hint="eastAsia" w:ascii="宋体" w:hAnsi="宋体" w:eastAsia="宋体"/>
            <w:b/>
            <w:bCs/>
            <w:i w:val="0"/>
            <w:iCs w:val="0"/>
            <w:color w:val="000000" w:themeColor="text1"/>
            <w:lang w:val="en-US" w:eastAsia="zh-CN"/>
            <w14:textFill>
              <w14:solidFill>
                <w14:schemeClr w14:val="tx1"/>
              </w14:solidFill>
            </w14:textFill>
          </w:rPr>
          <w:t>改进的</w:t>
        </w:r>
      </w:ins>
      <w:r>
        <w:rPr>
          <w:rFonts w:hint="eastAsia" w:ascii="宋体" w:hAnsi="宋体" w:eastAsia="宋体"/>
          <w:b/>
          <w:bCs/>
          <w:i w:val="0"/>
          <w:iCs w:val="0"/>
          <w:color w:val="000000" w:themeColor="text1"/>
          <w:lang w:eastAsia="zh-CN"/>
          <w14:textFill>
            <w14:solidFill>
              <w14:schemeClr w14:val="tx1"/>
            </w14:solidFill>
          </w14:textFill>
        </w:rPr>
        <w:t>数字化设计的数据库及算法设计</w:t>
      </w:r>
    </w:p>
    <w:p w14:paraId="283B95AA">
      <w:pPr>
        <w:pStyle w:val="3"/>
        <w:rPr>
          <w:rFonts w:hint="default"/>
          <w:lang w:val="en-US" w:eastAsia="zh-CN"/>
        </w:rPr>
      </w:pPr>
      <w:ins w:id="500" w:author="杨欣" w:date="2025-04-25T21:55:44Z">
        <w:r>
          <w:rPr>
            <w:rFonts w:hint="eastAsia" w:ascii="宋体" w:hAnsi="宋体" w:eastAsia="宋体"/>
            <w:b/>
            <w:bCs/>
            <w:i w:val="0"/>
            <w:iCs w:val="0"/>
            <w:color w:val="000000" w:themeColor="text1"/>
            <w:lang w:val="en-US" w:eastAsia="zh-CN"/>
            <w14:textFill>
              <w14:solidFill>
                <w14:schemeClr w14:val="tx1"/>
              </w14:solidFill>
            </w14:textFill>
          </w:rPr>
          <w:t>图</w:t>
        </w:r>
      </w:ins>
      <w:ins w:id="501" w:author="杨欣" w:date="2025-04-25T21:55:45Z">
        <w:r>
          <w:rPr>
            <w:rFonts w:hint="eastAsia" w:ascii="宋体" w:hAnsi="宋体" w:eastAsia="宋体"/>
            <w:b/>
            <w:bCs/>
            <w:i w:val="0"/>
            <w:iCs w:val="0"/>
            <w:color w:val="000000" w:themeColor="text1"/>
            <w:lang w:val="en-US" w:eastAsia="zh-CN"/>
            <w14:textFill>
              <w14:solidFill>
                <w14:schemeClr w14:val="tx1"/>
              </w14:solidFill>
            </w14:textFill>
          </w:rPr>
          <w:t>。。。。</w:t>
        </w:r>
      </w:ins>
      <w:ins w:id="502" w:author="杨欣" w:date="2025-04-25T21:55:46Z">
        <w:r>
          <w:rPr>
            <w:rFonts w:hint="eastAsia" w:ascii="宋体" w:hAnsi="宋体" w:eastAsia="宋体"/>
            <w:b/>
            <w:bCs/>
            <w:i w:val="0"/>
            <w:iCs w:val="0"/>
            <w:color w:val="000000" w:themeColor="text1"/>
            <w:lang w:val="en-US" w:eastAsia="zh-CN"/>
            <w14:textFill>
              <w14:solidFill>
                <w14:schemeClr w14:val="tx1"/>
              </w14:solidFill>
            </w14:textFill>
          </w:rPr>
          <w:t>。。</w:t>
        </w:r>
      </w:ins>
    </w:p>
    <w:p w14:paraId="59D41769">
      <w:pPr>
        <w:pStyle w:val="102"/>
        <w:ind w:firstLine="420"/>
        <w:rPr>
          <w:ins w:id="503" w:author="杨欣" w:date="2025-04-25T21:58:08Z"/>
          <w:rFonts w:hint="eastAsia"/>
        </w:rPr>
      </w:pPr>
      <w:del w:id="504" w:author="杨欣" w:date="2025-04-25T21:55:52Z">
        <w:r>
          <w:rPr>
            <w:rFonts w:hint="default"/>
            <w:lang w:val="en-US"/>
          </w:rPr>
          <w:delText>上述</w:delText>
        </w:r>
      </w:del>
      <w:ins w:id="505" w:author="杨欣" w:date="2025-04-25T21:55:54Z">
        <w:r>
          <w:rPr>
            <w:rFonts w:hint="eastAsia"/>
            <w:lang w:val="en-US" w:eastAsia="zh-CN"/>
          </w:rPr>
          <w:t>改进的。。。。</w:t>
        </w:r>
      </w:ins>
      <w:ins w:id="506" w:author="杨欣" w:date="2025-04-25T21:55:55Z">
        <w:r>
          <w:rPr>
            <w:rFonts w:hint="eastAsia"/>
            <w:lang w:val="en-US" w:eastAsia="zh-CN"/>
          </w:rPr>
          <w:t>。</w:t>
        </w:r>
      </w:ins>
      <w:ins w:id="507" w:author="杨欣" w:date="2025-04-25T21:56:57Z">
        <w:r>
          <w:rPr>
            <w:rFonts w:hint="eastAsia"/>
            <w:lang w:val="en-US" w:eastAsia="zh-CN"/>
          </w:rPr>
          <w:t>图像</w:t>
        </w:r>
      </w:ins>
      <w:ins w:id="508" w:author="杨欣" w:date="2025-04-25T21:56:59Z">
        <w:r>
          <w:rPr>
            <w:rFonts w:hint="eastAsia"/>
            <w:lang w:val="en-US" w:eastAsia="zh-CN"/>
          </w:rPr>
          <w:t>采集</w:t>
        </w:r>
      </w:ins>
      <w:ins w:id="509" w:author="杨欣" w:date="2025-04-25T21:57:01Z">
        <w:r>
          <w:rPr>
            <w:rFonts w:hint="eastAsia"/>
            <w:lang w:val="en-US" w:eastAsia="zh-CN"/>
          </w:rPr>
          <w:t>及</w:t>
        </w:r>
      </w:ins>
      <w:ins w:id="510" w:author="杨欣" w:date="2025-04-25T21:57:02Z">
        <w:r>
          <w:rPr>
            <w:rFonts w:hint="eastAsia"/>
            <w:lang w:val="en-US" w:eastAsia="zh-CN"/>
          </w:rPr>
          <w:t>数据</w:t>
        </w:r>
      </w:ins>
      <w:ins w:id="511" w:author="杨欣" w:date="2025-04-25T21:57:03Z">
        <w:r>
          <w:rPr>
            <w:rFonts w:hint="eastAsia"/>
            <w:lang w:val="en-US" w:eastAsia="zh-CN"/>
          </w:rPr>
          <w:t>处理</w:t>
        </w:r>
      </w:ins>
      <w:r>
        <w:rPr>
          <w:rFonts w:hint="eastAsia"/>
        </w:rPr>
        <w:t>算法</w:t>
      </w:r>
      <w:ins w:id="512" w:author="杨欣" w:date="2025-04-25T21:56:00Z">
        <w:r>
          <w:rPr>
            <w:rFonts w:hint="eastAsia"/>
            <w:lang w:val="en-US" w:eastAsia="zh-CN"/>
          </w:rPr>
          <w:t>流程图</w:t>
        </w:r>
      </w:ins>
      <w:ins w:id="513" w:author="杨欣" w:date="2025-04-25T21:56:02Z">
        <w:r>
          <w:rPr>
            <w:rFonts w:hint="eastAsia"/>
            <w:lang w:val="en-US" w:eastAsia="zh-CN"/>
          </w:rPr>
          <w:t>见图</w:t>
        </w:r>
      </w:ins>
      <w:ins w:id="514" w:author="杨欣" w:date="2025-04-25T21:56:03Z">
        <w:r>
          <w:rPr>
            <w:rFonts w:hint="eastAsia"/>
            <w:lang w:val="en-US" w:eastAsia="zh-CN"/>
          </w:rPr>
          <w:t>。。。。</w:t>
        </w:r>
      </w:ins>
      <w:ins w:id="515" w:author="杨欣" w:date="2025-04-25T21:56:04Z">
        <w:r>
          <w:rPr>
            <w:rFonts w:hint="eastAsia"/>
            <w:lang w:val="en-US" w:eastAsia="zh-CN"/>
          </w:rPr>
          <w:t>，</w:t>
        </w:r>
      </w:ins>
      <w:ins w:id="516" w:author="杨欣" w:date="2025-04-25T21:56:05Z">
        <w:r>
          <w:rPr>
            <w:rFonts w:hint="eastAsia"/>
            <w:lang w:val="en-US" w:eastAsia="zh-CN"/>
          </w:rPr>
          <w:t>其</w:t>
        </w:r>
      </w:ins>
      <w:r>
        <w:rPr>
          <w:rFonts w:hint="eastAsia"/>
        </w:rPr>
        <w:t>的核心目的是处理从实验中获取的图像数据，并通过一系列图像处理技术提取液体容器的液位信息。</w:t>
      </w:r>
    </w:p>
    <w:p w14:paraId="01145AB8">
      <w:pPr>
        <w:pStyle w:val="102"/>
        <w:ind w:firstLine="420"/>
        <w:rPr>
          <w:ins w:id="517" w:author="杨欣" w:date="2025-04-25T21:57:12Z"/>
          <w:rFonts w:hint="eastAsia"/>
        </w:rPr>
      </w:pPr>
      <w:ins w:id="518" w:author="杨欣" w:date="2025-04-25T21:58:09Z">
        <w:r>
          <w:rPr>
            <w:rFonts w:hint="eastAsia"/>
            <w:lang w:val="en-US" w:eastAsia="zh-CN"/>
          </w:rPr>
          <w:t>从</w:t>
        </w:r>
      </w:ins>
      <w:ins w:id="519" w:author="杨欣" w:date="2025-04-25T21:58:10Z">
        <w:r>
          <w:rPr>
            <w:rFonts w:hint="eastAsia"/>
            <w:lang w:val="en-US" w:eastAsia="zh-CN"/>
          </w:rPr>
          <w:t>图</w:t>
        </w:r>
      </w:ins>
      <w:ins w:id="520" w:author="杨欣" w:date="2025-04-25T21:58:13Z">
        <w:r>
          <w:rPr>
            <w:rFonts w:hint="eastAsia"/>
            <w:lang w:val="en-US" w:eastAsia="zh-CN"/>
          </w:rPr>
          <w:t>。</w:t>
        </w:r>
      </w:ins>
      <w:ins w:id="521" w:author="杨欣" w:date="2025-04-25T21:58:14Z">
        <w:r>
          <w:rPr>
            <w:rFonts w:hint="eastAsia"/>
            <w:lang w:val="en-US" w:eastAsia="zh-CN"/>
          </w:rPr>
          <w:t>。</w:t>
        </w:r>
      </w:ins>
      <w:ins w:id="522" w:author="杨欣" w:date="2025-04-25T21:58:18Z">
        <w:r>
          <w:rPr>
            <w:rFonts w:hint="eastAsia"/>
            <w:lang w:val="en-US" w:eastAsia="zh-CN"/>
          </w:rPr>
          <w:t>中</w:t>
        </w:r>
      </w:ins>
      <w:ins w:id="523" w:author="杨欣" w:date="2025-04-25T21:58:20Z">
        <w:r>
          <w:rPr>
            <w:rFonts w:hint="eastAsia"/>
            <w:lang w:val="en-US" w:eastAsia="zh-CN"/>
          </w:rPr>
          <w:t>可看出</w:t>
        </w:r>
      </w:ins>
      <w:ins w:id="524" w:author="杨欣" w:date="2025-04-25T21:58:21Z">
        <w:r>
          <w:rPr>
            <w:rFonts w:hint="eastAsia"/>
            <w:lang w:val="en-US" w:eastAsia="zh-CN"/>
          </w:rPr>
          <w:t>，</w:t>
        </w:r>
      </w:ins>
      <w:r>
        <w:rPr>
          <w:rFonts w:hint="eastAsia"/>
        </w:rPr>
        <w:t>算法首先通过图像二值化，利用设定阈值将图像转换为黑白格式，以便后续处理。然后对图像进行对比度增强，提升图像中液体容器的可视性。进一步的，对形态学操作则进一步去除噪声和细小干扰物体，确保获得准确的容器轮廓。之后，边缘检测技术第一次被用来提取容器的边缘，第二次用来测量液体高度。最后，所有这些处理结果被保存并传输到控制系统中。</w:t>
      </w:r>
    </w:p>
    <w:p w14:paraId="710BBF6B">
      <w:pPr>
        <w:pStyle w:val="102"/>
        <w:ind w:firstLine="420"/>
        <w:rPr>
          <w:rFonts w:hint="eastAsia" w:eastAsia="宋体"/>
          <w:lang w:val="en-US" w:eastAsia="zh-CN"/>
        </w:rPr>
      </w:pPr>
      <w:r>
        <w:drawing>
          <wp:anchor distT="0" distB="0" distL="114300" distR="114300" simplePos="0" relativeHeight="251660288" behindDoc="0" locked="0" layoutInCell="1" allowOverlap="1">
            <wp:simplePos x="0" y="0"/>
            <wp:positionH relativeFrom="column">
              <wp:posOffset>286385</wp:posOffset>
            </wp:positionH>
            <wp:positionV relativeFrom="paragraph">
              <wp:posOffset>-198120</wp:posOffset>
            </wp:positionV>
            <wp:extent cx="4495800" cy="7813675"/>
            <wp:effectExtent l="0" t="0" r="0" b="0"/>
            <wp:wrapTopAndBottom/>
            <wp:docPr id="1726006675" name="图片 2" descr="图示,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6675" name="图片 2" descr="图示, 文本&#10;&#10;AI 生成的内容可能不正确。"/>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95800" cy="7813675"/>
                    </a:xfrm>
                    <a:prstGeom prst="rect">
                      <a:avLst/>
                    </a:prstGeom>
                    <a:noFill/>
                    <a:ln>
                      <a:noFill/>
                    </a:ln>
                  </pic:spPr>
                </pic:pic>
              </a:graphicData>
            </a:graphic>
          </wp:anchor>
        </w:drawing>
      </w:r>
      <w:r>
        <w:br w:type="textWrapping"/>
      </w:r>
      <w:ins w:id="525" w:author="杨欣" w:date="2025-04-25T21:56:30Z">
        <w:r>
          <w:rPr>
            <w:rFonts w:hint="eastAsia"/>
            <w:lang w:val="en-US" w:eastAsia="zh-CN"/>
          </w:rPr>
          <w:t>图</w:t>
        </w:r>
      </w:ins>
      <w:ins w:id="526" w:author="杨欣" w:date="2025-04-25T21:56:31Z">
        <w:r>
          <w:rPr>
            <w:rFonts w:hint="eastAsia"/>
            <w:lang w:val="en-US" w:eastAsia="zh-CN"/>
          </w:rPr>
          <w:t>。。。。。。</w:t>
        </w:r>
      </w:ins>
      <w:ins w:id="527" w:author="杨欣" w:date="2025-04-25T21:56:32Z">
        <w:r>
          <w:rPr>
            <w:rFonts w:hint="eastAsia"/>
            <w:lang w:val="en-US" w:eastAsia="zh-CN"/>
          </w:rPr>
          <w:t>。</w:t>
        </w:r>
      </w:ins>
    </w:p>
    <w:p w14:paraId="5A71C653">
      <w:pPr>
        <w:pStyle w:val="102"/>
        <w:ind w:firstLine="420"/>
        <w:jc w:val="both"/>
        <w:rPr>
          <w:ins w:id="528" w:author="杨欣" w:date="2025-04-25T21:57:58Z"/>
          <w:rFonts w:hint="eastAsia"/>
        </w:rPr>
      </w:pPr>
      <w:ins w:id="529" w:author="杨欣" w:date="2025-04-25T21:57:18Z">
        <w:r>
          <w:rPr>
            <w:rFonts w:hint="eastAsia"/>
            <w:lang w:val="en-US" w:eastAsia="zh-CN"/>
          </w:rPr>
          <w:t>改进的</w:t>
        </w:r>
      </w:ins>
      <w:ins w:id="530" w:author="杨欣" w:date="2025-04-25T21:57:26Z">
        <w:r>
          <w:rPr>
            <w:rFonts w:hint="eastAsia"/>
            <w:lang w:val="en-US" w:eastAsia="zh-CN"/>
          </w:rPr>
          <w:t>过滤</w:t>
        </w:r>
      </w:ins>
      <w:ins w:id="531" w:author="杨欣" w:date="2025-04-25T21:57:27Z">
        <w:r>
          <w:rPr>
            <w:rFonts w:hint="eastAsia"/>
            <w:lang w:val="en-US" w:eastAsia="zh-CN"/>
          </w:rPr>
          <w:t>实验</w:t>
        </w:r>
      </w:ins>
      <w:ins w:id="532" w:author="杨欣" w:date="2025-04-25T21:57:28Z">
        <w:r>
          <w:rPr>
            <w:rFonts w:hint="eastAsia"/>
            <w:lang w:val="en-US" w:eastAsia="zh-CN"/>
          </w:rPr>
          <w:t>数据</w:t>
        </w:r>
      </w:ins>
      <w:ins w:id="533" w:author="杨欣" w:date="2025-04-25T21:57:29Z">
        <w:r>
          <w:rPr>
            <w:rFonts w:hint="eastAsia"/>
            <w:lang w:val="en-US" w:eastAsia="zh-CN"/>
          </w:rPr>
          <w:t>处理</w:t>
        </w:r>
      </w:ins>
      <w:ins w:id="534" w:author="杨欣" w:date="2025-04-25T21:57:30Z">
        <w:r>
          <w:rPr>
            <w:rFonts w:hint="eastAsia"/>
            <w:lang w:val="en-US" w:eastAsia="zh-CN"/>
          </w:rPr>
          <w:t>算法</w:t>
        </w:r>
      </w:ins>
      <w:ins w:id="535" w:author="杨欣" w:date="2025-04-25T21:57:39Z">
        <w:r>
          <w:rPr>
            <w:rFonts w:hint="eastAsia"/>
            <w:lang w:val="en-US" w:eastAsia="zh-CN"/>
          </w:rPr>
          <w:t>流程</w:t>
        </w:r>
      </w:ins>
      <w:ins w:id="536" w:author="杨欣" w:date="2025-04-25T21:57:40Z">
        <w:r>
          <w:rPr>
            <w:rFonts w:hint="eastAsia"/>
            <w:lang w:val="en-US" w:eastAsia="zh-CN"/>
          </w:rPr>
          <w:t>图</w:t>
        </w:r>
      </w:ins>
      <w:ins w:id="537" w:author="杨欣" w:date="2025-04-25T21:57:31Z">
        <w:r>
          <w:rPr>
            <w:rFonts w:hint="eastAsia"/>
            <w:lang w:val="en-US" w:eastAsia="zh-CN"/>
          </w:rPr>
          <w:t>见</w:t>
        </w:r>
      </w:ins>
      <w:ins w:id="538" w:author="杨欣" w:date="2025-04-25T21:57:32Z">
        <w:r>
          <w:rPr>
            <w:rFonts w:hint="eastAsia"/>
            <w:lang w:val="en-US" w:eastAsia="zh-CN"/>
          </w:rPr>
          <w:t>图</w:t>
        </w:r>
      </w:ins>
      <w:ins w:id="539" w:author="杨欣" w:date="2025-04-25T21:57:34Z">
        <w:r>
          <w:rPr>
            <w:rFonts w:hint="eastAsia"/>
            <w:lang w:val="en-US" w:eastAsia="zh-CN"/>
          </w:rPr>
          <w:t>。。。。，</w:t>
        </w:r>
      </w:ins>
      <w:r>
        <w:rPr>
          <w:rFonts w:hint="eastAsia"/>
        </w:rPr>
        <w:t>该算法通过对实验数据进行数学建模，旨在提取实验过程中所得到的液位数据，拟合出恒压过滤常数</w:t>
      </w:r>
      <m:oMath>
        <m:r>
          <m:rPr/>
          <w:rPr>
            <w:rFonts w:ascii="Cambria Math" w:hAnsi="Cambria Math"/>
          </w:rPr>
          <m:t>K</m:t>
        </m:r>
      </m:oMath>
      <w:r>
        <w:rPr>
          <w:rFonts w:hint="eastAsia"/>
        </w:rPr>
        <w:t>、滤饼压缩指数</w:t>
      </w:r>
      <m:oMath>
        <m:r>
          <m:rPr/>
          <w:rPr>
            <w:rFonts w:ascii="Cambria Math" w:hAnsi="Cambria Math"/>
          </w:rPr>
          <m:t>s</m:t>
        </m:r>
      </m:oMath>
      <w:r>
        <w:rPr>
          <w:rFonts w:hint="eastAsia"/>
        </w:rPr>
        <w:t>和物料特性常数</w:t>
      </w:r>
      <m:oMath>
        <m:r>
          <m:rPr/>
          <w:rPr>
            <w:rFonts w:ascii="Cambria Math" w:hAnsi="Cambria Math"/>
          </w:rPr>
          <m:t>k</m:t>
        </m:r>
      </m:oMath>
      <w:r>
        <w:rPr>
          <w:rFonts w:hint="eastAsia"/>
        </w:rPr>
        <w:t>。</w:t>
      </w:r>
    </w:p>
    <w:p w14:paraId="0422E120">
      <w:pPr>
        <w:pStyle w:val="102"/>
        <w:ind w:firstLine="420"/>
        <w:jc w:val="both"/>
      </w:pPr>
      <w:ins w:id="540" w:author="杨欣" w:date="2025-04-25T21:57:52Z">
        <w:r>
          <w:rPr>
            <w:rFonts w:hint="eastAsia"/>
            <w:lang w:val="en-US" w:eastAsia="zh-CN"/>
          </w:rPr>
          <w:t>从图</w:t>
        </w:r>
      </w:ins>
      <w:ins w:id="541" w:author="杨欣" w:date="2025-04-25T21:57:53Z">
        <w:r>
          <w:rPr>
            <w:rFonts w:hint="eastAsia"/>
            <w:lang w:val="en-US" w:eastAsia="zh-CN"/>
          </w:rPr>
          <w:t>。。</w:t>
        </w:r>
      </w:ins>
      <w:ins w:id="542" w:author="杨欣" w:date="2025-04-25T21:57:54Z">
        <w:r>
          <w:rPr>
            <w:rFonts w:hint="eastAsia"/>
            <w:lang w:val="en-US" w:eastAsia="zh-CN"/>
          </w:rPr>
          <w:t>中</w:t>
        </w:r>
      </w:ins>
      <w:ins w:id="543" w:author="杨欣" w:date="2025-04-25T21:57:55Z">
        <w:r>
          <w:rPr>
            <w:rFonts w:hint="eastAsia"/>
            <w:lang w:val="en-US" w:eastAsia="zh-CN"/>
          </w:rPr>
          <w:t>可看出</w:t>
        </w:r>
      </w:ins>
      <w:ins w:id="544" w:author="杨欣" w:date="2025-04-25T21:57:56Z">
        <w:r>
          <w:rPr>
            <w:rFonts w:hint="eastAsia"/>
            <w:lang w:val="en-US" w:eastAsia="zh-CN"/>
          </w:rPr>
          <w:t>，</w:t>
        </w:r>
      </w:ins>
      <w:r>
        <w:rPr>
          <w:rFonts w:hint="eastAsia"/>
        </w:rPr>
        <w:t>首先，算法加载实验数据并进行数据预处理，确保数据的整洁性，去除缺失值和无效数据。接着，通过线性回归模型对实验数据进行拟合，计算出恒压过滤常数</w:t>
      </w:r>
      <m:oMath>
        <m:r>
          <m:rPr/>
          <w:rPr>
            <w:rFonts w:ascii="Cambria Math" w:hAnsi="Cambria Math"/>
          </w:rPr>
          <m:t>K</m:t>
        </m:r>
      </m:oMath>
      <w:r>
        <w:rPr>
          <w:rFonts w:hint="eastAsia"/>
        </w:rPr>
        <w:t>。在处理过程中，还通过Z-score等方法检测异常值，确保拟合结果的准确性。最后，利用数学模型和数值仿真技术，对过滤过程进行预测和可视化分析。</w:t>
      </w:r>
    </w:p>
    <w:bookmarkEnd w:id="2"/>
    <w:bookmarkEnd w:id="14"/>
    <w:bookmarkEnd w:id="20"/>
    <w:p w14:paraId="49233CDA">
      <w:pPr>
        <w:pStyle w:val="4"/>
        <w:rPr>
          <w:rFonts w:hint="eastAsia" w:ascii="宋体" w:hAnsi="宋体" w:eastAsia="宋体"/>
          <w:b/>
          <w:bCs/>
          <w:color w:val="auto"/>
          <w:sz w:val="24"/>
          <w:szCs w:val="24"/>
          <w:lang w:eastAsia="zh-CN"/>
        </w:rPr>
      </w:pPr>
      <w:ins w:id="545" w:author="杨欣" w:date="2025-04-25T21:58:38Z">
        <w:bookmarkStart w:id="21" w:name="实验部分"/>
        <w:r>
          <w:rPr>
            <w:rFonts w:hint="eastAsia" w:ascii="宋体" w:hAnsi="宋体" w:eastAsia="宋体"/>
            <w:b/>
            <w:bCs/>
            <w:color w:val="auto"/>
            <w:sz w:val="24"/>
            <w:szCs w:val="24"/>
            <w:lang w:val="en-US" w:eastAsia="zh-CN"/>
          </w:rPr>
          <w:t>2.</w:t>
        </w:r>
      </w:ins>
      <w:ins w:id="546" w:author="杨欣" w:date="2025-04-25T22:01:56Z">
        <w:r>
          <w:rPr>
            <w:rFonts w:hint="eastAsia" w:ascii="宋体" w:hAnsi="宋体" w:eastAsia="宋体"/>
            <w:b/>
            <w:bCs/>
            <w:color w:val="auto"/>
            <w:sz w:val="24"/>
            <w:szCs w:val="24"/>
            <w:lang w:val="en-US" w:eastAsia="zh-CN"/>
          </w:rPr>
          <w:t>4</w:t>
        </w:r>
      </w:ins>
      <w:r>
        <w:rPr>
          <w:rFonts w:hint="eastAsia" w:ascii="宋体" w:hAnsi="宋体" w:eastAsia="宋体"/>
          <w:b/>
          <w:bCs/>
          <w:color w:val="auto"/>
          <w:sz w:val="24"/>
          <w:szCs w:val="24"/>
          <w:lang w:eastAsia="zh-CN"/>
        </w:rPr>
        <w:t>实验部分</w:t>
      </w:r>
    </w:p>
    <w:p w14:paraId="67E241D2">
      <w:pPr>
        <w:pStyle w:val="102"/>
        <w:ind w:firstLine="420"/>
        <w:jc w:val="both"/>
      </w:pPr>
      <w:r>
        <w:rPr>
          <w:rFonts w:hint="eastAsia"/>
        </w:rPr>
        <w:t>过滤是一种液-固分离的过程，通常通过施加恒定的压力，液体穿过过滤介质，固体颗粒被截留在介质表面形成滤饼。随着过滤的进行，滤饼厚度逐渐增加，液体流经的孔道长度增大，导致流动阻力增加。因此，即使维持恒定的过滤压力，过滤速率也会逐渐下降，为了获得相同的滤液量，所需的过滤时间将逐渐增加。</w:t>
      </w:r>
      <w:ins w:id="547" w:author="杨欣" w:date="2025-04-25T22:02:53Z">
        <w:r>
          <w:rPr>
            <w:rFonts w:hint="eastAsia" w:ascii="宋体" w:hAnsi="宋体" w:eastAsia="宋体"/>
            <w:color w:val="auto"/>
            <w:sz w:val="24"/>
            <w:szCs w:val="24"/>
            <w:lang w:val="en-US" w:eastAsia="zh-CN"/>
          </w:rPr>
          <w:t xml:space="preserve"> （配上实验的图，没有图，怎么知道哪个是</w:t>
        </w:r>
      </w:ins>
      <w:ins w:id="548" w:author="杨欣" w:date="2025-04-25T22:03:08Z">
        <w:r>
          <w:rPr>
            <w:rFonts w:hint="eastAsia" w:ascii="宋体" w:hAnsi="宋体"/>
            <w:color w:val="auto"/>
            <w:sz w:val="24"/>
            <w:szCs w:val="24"/>
            <w:lang w:val="en-US" w:eastAsia="zh-CN"/>
          </w:rPr>
          <w:t>压缩机</w:t>
        </w:r>
      </w:ins>
      <w:ins w:id="549" w:author="杨欣" w:date="2025-04-25T22:03:09Z">
        <w:r>
          <w:rPr>
            <w:rFonts w:hint="eastAsia" w:ascii="宋体" w:hAnsi="宋体"/>
            <w:color w:val="auto"/>
            <w:sz w:val="24"/>
            <w:szCs w:val="24"/>
            <w:lang w:val="en-US" w:eastAsia="zh-CN"/>
          </w:rPr>
          <w:t>？</w:t>
        </w:r>
      </w:ins>
      <w:ins w:id="550" w:author="杨欣" w:date="2025-04-25T22:02:53Z">
        <w:r>
          <w:rPr>
            <w:rFonts w:hint="eastAsia" w:ascii="宋体" w:hAnsi="宋体" w:eastAsia="宋体"/>
            <w:color w:val="auto"/>
            <w:sz w:val="24"/>
            <w:szCs w:val="24"/>
            <w:lang w:val="en-US" w:eastAsia="zh-CN"/>
          </w:rPr>
          <w:t>阀门9？哪个是旋涡泵？）</w:t>
        </w:r>
      </w:ins>
    </w:p>
    <w:p w14:paraId="6E041231">
      <w:pPr>
        <w:pStyle w:val="5"/>
        <w:rPr>
          <w:rFonts w:hint="eastAsia" w:ascii="宋体" w:hAnsi="宋体" w:eastAsia="宋体"/>
          <w:b/>
          <w:bCs/>
          <w:color w:val="auto"/>
          <w:sz w:val="24"/>
          <w:szCs w:val="24"/>
          <w:lang w:eastAsia="zh-CN"/>
        </w:rPr>
      </w:pPr>
      <w:ins w:id="551" w:author="杨欣" w:date="2025-04-25T22:01:59Z">
        <w:bookmarkStart w:id="22" w:name="实验原理"/>
        <w:r>
          <w:rPr>
            <w:rFonts w:hint="eastAsia" w:ascii="宋体" w:hAnsi="宋体" w:eastAsia="宋体"/>
            <w:b/>
            <w:bCs/>
            <w:color w:val="auto"/>
            <w:sz w:val="24"/>
            <w:szCs w:val="24"/>
            <w:lang w:val="en-US" w:eastAsia="zh-CN"/>
          </w:rPr>
          <w:t>2.</w:t>
        </w:r>
      </w:ins>
      <w:ins w:id="552" w:author="杨欣" w:date="2025-04-25T22:02:00Z">
        <w:r>
          <w:rPr>
            <w:rFonts w:hint="eastAsia" w:ascii="宋体" w:hAnsi="宋体" w:eastAsia="宋体"/>
            <w:b/>
            <w:bCs/>
            <w:color w:val="auto"/>
            <w:sz w:val="24"/>
            <w:szCs w:val="24"/>
            <w:lang w:val="en-US" w:eastAsia="zh-CN"/>
          </w:rPr>
          <w:t>4.</w:t>
        </w:r>
      </w:ins>
      <w:ins w:id="553" w:author="杨欣" w:date="2025-04-25T22:02:01Z">
        <w:r>
          <w:rPr>
            <w:rFonts w:hint="eastAsia" w:ascii="宋体" w:hAnsi="宋体" w:eastAsia="宋体"/>
            <w:b/>
            <w:bCs/>
            <w:color w:val="auto"/>
            <w:sz w:val="24"/>
            <w:szCs w:val="24"/>
            <w:lang w:val="en-US" w:eastAsia="zh-CN"/>
          </w:rPr>
          <w:t>1</w:t>
        </w:r>
      </w:ins>
      <w:r>
        <w:rPr>
          <w:rFonts w:hint="eastAsia" w:ascii="宋体" w:hAnsi="宋体" w:eastAsia="宋体"/>
          <w:b/>
          <w:bCs/>
          <w:color w:val="auto"/>
          <w:sz w:val="24"/>
          <w:szCs w:val="24"/>
          <w:lang w:eastAsia="zh-CN"/>
        </w:rPr>
        <w:t>实验原理</w:t>
      </w:r>
    </w:p>
    <w:p w14:paraId="2D3ADA23">
      <w:pPr>
        <w:pStyle w:val="102"/>
        <w:ind w:firstLine="420"/>
      </w:pPr>
      <w:r>
        <w:rPr>
          <w:rFonts w:hint="eastAsia"/>
        </w:rPr>
        <w:t>在恒压过滤中，过滤速率的变化通常使用以下关系式描述：</w:t>
      </w:r>
    </w:p>
    <w:p w14:paraId="327411AE">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sSup>
                <m:sSupPr>
                  <m:ctrlPr>
                    <w:rPr>
                      <w:rFonts w:ascii="Cambria Math" w:hAnsi="Cambria Math" w:eastAsia="宋体"/>
                      <w:sz w:val="21"/>
                      <w:szCs w:val="21"/>
                    </w:rPr>
                  </m:ctrlPr>
                </m:sSupPr>
                <m:e>
                  <m:d>
                    <m:dPr>
                      <m:ctrlPr>
                        <w:rPr>
                          <w:rFonts w:ascii="Cambria Math" w:hAnsi="Cambria Math" w:eastAsia="宋体"/>
                          <w:sz w:val="21"/>
                          <w:szCs w:val="21"/>
                        </w:rPr>
                      </m:ctrlPr>
                    </m:dPr>
                    <m:e>
                      <m:r>
                        <m:rPr/>
                        <w:rPr>
                          <w:rFonts w:ascii="Cambria Math" w:hAnsi="Cambria Math" w:eastAsia="宋体"/>
                          <w:sz w:val="21"/>
                          <w:szCs w:val="21"/>
                          <w:lang w:eastAsia="zh-CN"/>
                        </w:rPr>
                        <m:t>q</m:t>
                      </m:r>
                      <m:r>
                        <m:rPr>
                          <m:sty m:val="p"/>
                        </m:rPr>
                        <w:rPr>
                          <w:rFonts w:ascii="Cambria Math" w:hAnsi="Cambria Math" w:eastAsia="宋体"/>
                          <w:sz w:val="21"/>
                          <w:szCs w:val="21"/>
                          <w:lang w:eastAsia="zh-CN"/>
                        </w:rPr>
                        <m:t>+</m:t>
                      </m:r>
                      <m:sSub>
                        <m:sSubPr>
                          <m:ctrlPr>
                            <w:rPr>
                              <w:rFonts w:ascii="Cambria Math" w:hAnsi="Cambria Math" w:eastAsia="宋体"/>
                              <w:sz w:val="21"/>
                              <w:szCs w:val="21"/>
                            </w:rPr>
                          </m:ctrlPr>
                        </m:sSubPr>
                        <m:e>
                          <m:r>
                            <m:rPr/>
                            <w:rPr>
                              <w:rFonts w:ascii="Cambria Math" w:hAnsi="Cambria Math" w:eastAsia="宋体"/>
                              <w:sz w:val="21"/>
                              <w:szCs w:val="21"/>
                              <w:lang w:eastAsia="zh-CN"/>
                            </w:rPr>
                            <m:t>q</m:t>
                          </m:r>
                          <m:ctrlPr>
                            <w:rPr>
                              <w:rFonts w:ascii="Cambria Math" w:hAnsi="Cambria Math" w:eastAsia="宋体"/>
                              <w:sz w:val="21"/>
                              <w:szCs w:val="21"/>
                            </w:rPr>
                          </m:ctrlPr>
                        </m:e>
                        <m:sub>
                          <m:r>
                            <m:rPr>
                              <m:sty m:val="p"/>
                            </m:rPr>
                            <w:rPr>
                              <w:rFonts w:ascii="Cambria Math" w:hAnsi="Cambria Math" w:eastAsia="宋体"/>
                              <w:sz w:val="21"/>
                              <w:szCs w:val="21"/>
                              <w:lang w:eastAsia="zh-CN"/>
                            </w:rPr>
                            <m:t>e</m:t>
                          </m:r>
                          <m:ctrlPr>
                            <w:rPr>
                              <w:rFonts w:ascii="Cambria Math" w:hAnsi="Cambria Math" w:eastAsia="宋体"/>
                              <w:sz w:val="21"/>
                              <w:szCs w:val="21"/>
                            </w:rPr>
                          </m:ctrlPr>
                        </m:sub>
                      </m:sSub>
                      <m:ctrlPr>
                        <w:rPr>
                          <w:rFonts w:ascii="Cambria Math" w:hAnsi="Cambria Math" w:eastAsia="宋体"/>
                          <w:sz w:val="21"/>
                          <w:szCs w:val="21"/>
                        </w:rPr>
                      </m:ctrlPr>
                    </m:e>
                  </m:d>
                  <m:ctrlPr>
                    <w:rPr>
                      <w:rFonts w:ascii="Cambria Math" w:hAnsi="Cambria Math" w:eastAsia="宋体"/>
                      <w:sz w:val="21"/>
                      <w:szCs w:val="21"/>
                    </w:rPr>
                  </m:ctrlPr>
                </m:e>
                <m:sup>
                  <m:r>
                    <m:rPr/>
                    <w:rPr>
                      <w:rFonts w:ascii="Cambria Math" w:hAnsi="Cambria Math" w:eastAsia="宋体"/>
                      <w:sz w:val="21"/>
                      <w:szCs w:val="21"/>
                      <w:lang w:eastAsia="zh-CN"/>
                    </w:rPr>
                    <m:t>2</m:t>
                  </m:r>
                  <m:ctrlPr>
                    <w:rPr>
                      <w:rFonts w:ascii="Cambria Math" w:hAnsi="Cambria Math" w:eastAsia="宋体"/>
                      <w:sz w:val="21"/>
                      <w:szCs w:val="21"/>
                    </w:rPr>
                  </m:ctrlPr>
                </m:sup>
              </m:sSup>
              <m:r>
                <m:rPr>
                  <m:sty m:val="p"/>
                </m:rPr>
                <w:rPr>
                  <w:rFonts w:ascii="Cambria Math" w:hAnsi="Cambria Math" w:eastAsia="宋体"/>
                  <w:sz w:val="21"/>
                  <w:szCs w:val="21"/>
                  <w:lang w:eastAsia="zh-CN"/>
                </w:rPr>
                <m:t>=</m:t>
              </m:r>
              <m:r>
                <m:rPr/>
                <w:rPr>
                  <w:rFonts w:ascii="Cambria Math" w:hAnsi="Cambria Math" w:eastAsia="宋体"/>
                  <w:sz w:val="21"/>
                  <w:szCs w:val="21"/>
                  <w:lang w:eastAsia="zh-CN"/>
                </w:rPr>
                <m:t>K</m:t>
              </m:r>
              <m:d>
                <m:dPr>
                  <m:ctrlPr>
                    <w:rPr>
                      <w:rFonts w:ascii="Cambria Math" w:hAnsi="Cambria Math" w:eastAsia="宋体"/>
                      <w:sz w:val="21"/>
                      <w:szCs w:val="21"/>
                    </w:rPr>
                  </m:ctrlPr>
                </m:dPr>
                <m:e>
                  <m:r>
                    <m:rPr/>
                    <w:rPr>
                      <w:rFonts w:ascii="Cambria Math" w:hAnsi="Cambria Math" w:eastAsia="宋体"/>
                      <w:sz w:val="21"/>
                      <w:szCs w:val="21"/>
                      <w:lang w:eastAsia="zh-CN"/>
                    </w:rPr>
                    <m:t>θ</m:t>
                  </m:r>
                  <m:r>
                    <m:rPr>
                      <m:sty m:val="p"/>
                    </m:rPr>
                    <w:rPr>
                      <w:rFonts w:ascii="Cambria Math" w:hAnsi="Cambria Math" w:eastAsia="宋体"/>
                      <w:sz w:val="21"/>
                      <w:szCs w:val="21"/>
                      <w:lang w:eastAsia="zh-CN"/>
                    </w:rPr>
                    <m:t>+</m:t>
                  </m:r>
                  <m:sSub>
                    <m:sSubPr>
                      <m:ctrlPr>
                        <w:rPr>
                          <w:rFonts w:ascii="Cambria Math" w:hAnsi="Cambria Math" w:eastAsia="宋体"/>
                          <w:sz w:val="21"/>
                          <w:szCs w:val="21"/>
                        </w:rPr>
                      </m:ctrlPr>
                    </m:sSubPr>
                    <m:e>
                      <m:r>
                        <m:rPr/>
                        <w:rPr>
                          <w:rFonts w:ascii="Cambria Math" w:hAnsi="Cambria Math" w:eastAsia="宋体"/>
                          <w:sz w:val="21"/>
                          <w:szCs w:val="21"/>
                          <w:lang w:eastAsia="zh-CN"/>
                        </w:rPr>
                        <m:t>θ</m:t>
                      </m:r>
                      <m:ctrlPr>
                        <w:rPr>
                          <w:rFonts w:ascii="Cambria Math" w:hAnsi="Cambria Math" w:eastAsia="宋体"/>
                          <w:sz w:val="21"/>
                          <w:szCs w:val="21"/>
                        </w:rPr>
                      </m:ctrlPr>
                    </m:e>
                    <m:sub>
                      <m:r>
                        <m:rPr>
                          <m:sty m:val="p"/>
                        </m:rPr>
                        <w:rPr>
                          <w:rFonts w:ascii="Cambria Math" w:hAnsi="Cambria Math" w:eastAsia="宋体"/>
                          <w:sz w:val="21"/>
                          <w:szCs w:val="21"/>
                          <w:lang w:eastAsia="zh-CN"/>
                        </w:rPr>
                        <m:t>e</m:t>
                      </m:r>
                      <m:ctrlPr>
                        <w:rPr>
                          <w:rFonts w:ascii="Cambria Math" w:hAnsi="Cambria Math" w:eastAsia="宋体"/>
                          <w:sz w:val="21"/>
                          <w:szCs w:val="21"/>
                        </w:rPr>
                      </m:ctrlPr>
                    </m:sub>
                  </m:sSub>
                  <m:ctrlPr>
                    <w:rPr>
                      <w:rFonts w:ascii="Cambria Math" w:hAnsi="Cambria Math" w:eastAsia="宋体"/>
                      <w:sz w:val="21"/>
                      <w:szCs w:val="21"/>
                    </w:rPr>
                  </m:ctrlPr>
                </m:e>
              </m:d>
              <m:r>
                <m:rPr/>
                <w:rPr>
                  <w:rFonts w:ascii="Cambria Math" w:hAnsi="Cambria Math" w:eastAsia="宋体"/>
                  <w:sz w:val="21"/>
                  <w:szCs w:val="21"/>
                  <w:lang w:eastAsia="zh-CN"/>
                </w:rPr>
                <m:t>  #</m:t>
              </m:r>
              <m:r>
                <m:rPr>
                  <m:nor/>
                  <m:sty m:val="p"/>
                </m:rPr>
                <w:rPr>
                  <w:rFonts w:ascii="宋体" w:hAnsi="宋体" w:eastAsia="宋体"/>
                  <w:sz w:val="21"/>
                  <w:szCs w:val="21"/>
                  <w:lang w:eastAsia="zh-CN"/>
                </w:rPr>
                <m:t>(56)</m:t>
              </m:r>
              <m:ctrlPr>
                <w:rPr>
                  <w:rFonts w:ascii="Cambria Math" w:hAnsi="Cambria Math" w:eastAsia="宋体"/>
                  <w:sz w:val="21"/>
                  <w:szCs w:val="21"/>
                  <w:lang w:eastAsia="zh-CN"/>
                </w:rPr>
              </m:ctrlPr>
            </m:e>
          </m:eqArr>
        </m:oMath>
      </m:oMathPara>
    </w:p>
    <w:p w14:paraId="6B34645C">
      <w:pPr>
        <w:pStyle w:val="102"/>
        <w:ind w:firstLine="420"/>
      </w:pPr>
      <w:r>
        <w:rPr>
          <w:rFonts w:hint="eastAsia"/>
        </w:rPr>
        <w:t>其中，</w:t>
      </w:r>
      <m:oMath>
        <m:r>
          <m:rPr/>
          <w:rPr>
            <w:rFonts w:ascii="Cambria Math" w:hAnsi="Cambria Math"/>
          </w:rPr>
          <m:t>q</m:t>
        </m:r>
      </m:oMath>
      <w:r>
        <w:rPr>
          <w:rFonts w:hint="eastAsia"/>
        </w:rPr>
        <w:t>是单位过滤面积上获得的滤液体积（</w:t>
      </w: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w:rPr>
                <w:rFonts w:ascii="Cambria Math" w:hAnsi="Cambria Math"/>
              </w:rPr>
              <m:t>3</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w:rPr>
                <w:rFonts w:ascii="Cambria Math" w:hAnsi="Cambria Math"/>
              </w:rPr>
              <m:t>2</m:t>
            </m:r>
            <m:ctrlPr>
              <w:rPr>
                <w:rFonts w:ascii="Cambria Math" w:hAnsi="Cambria Math"/>
              </w:rPr>
            </m:ctrlPr>
          </m:sup>
        </m:sSup>
      </m:oMath>
      <w:r>
        <w:rPr>
          <w:rFonts w:hint="eastAsia"/>
        </w:rPr>
        <w:t>），</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e</m:t>
            </m:r>
            <m:ctrlPr>
              <w:rPr>
                <w:rFonts w:ascii="Cambria Math" w:hAnsi="Cambria Math"/>
              </w:rPr>
            </m:ctrlPr>
          </m:sub>
        </m:sSub>
      </m:oMath>
      <w:r>
        <w:rPr>
          <w:rFonts w:hint="eastAsia"/>
        </w:rPr>
        <w:t>是单位过滤面积上的虚拟滤液体积，</w:t>
      </w:r>
      <m:oMath>
        <m:r>
          <m:rPr/>
          <w:rPr>
            <w:rFonts w:ascii="Cambria Math" w:hAnsi="Cambria Math"/>
          </w:rPr>
          <m:t>θ</m:t>
        </m:r>
      </m:oMath>
      <w:r>
        <w:rPr>
          <w:rFonts w:hint="eastAsia"/>
        </w:rPr>
        <w:t>为实际过滤时间，</w:t>
      </w:r>
      <m:oMath>
        <m:sSub>
          <m:sSubPr>
            <m:ctrlPr>
              <w:rPr>
                <w:rFonts w:ascii="Cambria Math" w:hAnsi="Cambria Math"/>
              </w:rPr>
            </m:ctrlPr>
          </m:sSubPr>
          <m:e>
            <m:r>
              <m:rPr/>
              <w:rPr>
                <w:rFonts w:ascii="Cambria Math" w:hAnsi="Cambria Math"/>
              </w:rPr>
              <m:t>θ</m:t>
            </m:r>
            <m:ctrlPr>
              <w:rPr>
                <w:rFonts w:ascii="Cambria Math" w:hAnsi="Cambria Math"/>
              </w:rPr>
            </m:ctrlPr>
          </m:e>
          <m:sub>
            <m:r>
              <m:rPr>
                <m:sty m:val="p"/>
              </m:rPr>
              <w:rPr>
                <w:rFonts w:ascii="Cambria Math" w:hAnsi="Cambria Math"/>
              </w:rPr>
              <m:t>e</m:t>
            </m:r>
            <m:ctrlPr>
              <w:rPr>
                <w:rFonts w:ascii="Cambria Math" w:hAnsi="Cambria Math"/>
              </w:rPr>
            </m:ctrlPr>
          </m:sub>
        </m:sSub>
      </m:oMath>
      <w:r>
        <w:rPr>
          <w:rFonts w:hint="eastAsia"/>
        </w:rPr>
        <w:t>为虚拟过滤时间，</w:t>
      </w:r>
      <m:oMath>
        <m:r>
          <m:rPr/>
          <w:rPr>
            <w:rFonts w:ascii="Cambria Math" w:hAnsi="Cambria Math"/>
          </w:rPr>
          <m:t>K</m:t>
        </m:r>
      </m:oMath>
      <w:r>
        <w:rPr>
          <w:rFonts w:hint="eastAsia"/>
        </w:rPr>
        <w:t>为过滤常数（</w:t>
      </w: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/s</m:t>
        </m:r>
      </m:oMath>
      <w:r>
        <w:rPr>
          <w:rFonts w:hint="eastAsia"/>
        </w:rPr>
        <w:t>）。</w:t>
      </w:r>
    </w:p>
    <w:p w14:paraId="3ACE0DE2">
      <w:pPr>
        <w:pStyle w:val="102"/>
        <w:ind w:firstLine="420"/>
      </w:pPr>
      <w:r>
        <w:rPr>
          <w:rFonts w:hint="eastAsia"/>
        </w:rPr>
        <w:t>通过对式子微分，得</w:t>
      </w:r>
    </w:p>
    <w:p w14:paraId="1616E2B6">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f>
                <m:fPr>
                  <m:ctrlPr>
                    <w:rPr>
                      <w:rFonts w:ascii="Cambria Math" w:hAnsi="Cambria Math" w:eastAsia="宋体"/>
                      <w:sz w:val="21"/>
                      <w:szCs w:val="21"/>
                    </w:rPr>
                  </m:ctrlPr>
                </m:fPr>
                <m:num>
                  <m:r>
                    <m:rPr>
                      <m:sty m:val="p"/>
                    </m:rPr>
                    <w:rPr>
                      <w:rFonts w:ascii="Cambria Math" w:hAnsi="Cambria Math" w:eastAsia="宋体"/>
                      <w:sz w:val="21"/>
                      <w:szCs w:val="21"/>
                      <w:lang w:eastAsia="zh-CN"/>
                    </w:rPr>
                    <m:t>d</m:t>
                  </m:r>
                  <m:r>
                    <m:rPr/>
                    <w:rPr>
                      <w:rFonts w:ascii="Cambria Math" w:hAnsi="Cambria Math" w:eastAsia="宋体"/>
                      <w:sz w:val="21"/>
                      <w:szCs w:val="21"/>
                      <w:lang w:eastAsia="zh-CN"/>
                    </w:rPr>
                    <m:t>θ</m:t>
                  </m:r>
                  <m:ctrlPr>
                    <w:rPr>
                      <w:rFonts w:ascii="Cambria Math" w:hAnsi="Cambria Math" w:eastAsia="宋体"/>
                      <w:sz w:val="21"/>
                      <w:szCs w:val="21"/>
                    </w:rPr>
                  </m:ctrlPr>
                </m:num>
                <m:den>
                  <m:r>
                    <m:rPr>
                      <m:sty m:val="p"/>
                    </m:rPr>
                    <w:rPr>
                      <w:rFonts w:ascii="Cambria Math" w:hAnsi="Cambria Math" w:eastAsia="宋体"/>
                      <w:sz w:val="21"/>
                      <w:szCs w:val="21"/>
                      <w:lang w:eastAsia="zh-CN"/>
                    </w:rPr>
                    <m:t>d</m:t>
                  </m:r>
                  <m:r>
                    <m:rPr/>
                    <w:rPr>
                      <w:rFonts w:ascii="Cambria Math" w:hAnsi="Cambria Math" w:eastAsia="宋体"/>
                      <w:sz w:val="21"/>
                      <w:szCs w:val="21"/>
                      <w:lang w:eastAsia="zh-CN"/>
                    </w:rPr>
                    <m:t>q</m:t>
                  </m:r>
                  <m:ctrlPr>
                    <w:rPr>
                      <w:rFonts w:ascii="Cambria Math" w:hAnsi="Cambria Math" w:eastAsia="宋体"/>
                      <w:sz w:val="21"/>
                      <w:szCs w:val="21"/>
                    </w:rPr>
                  </m:ctrlPr>
                </m:den>
              </m:f>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2</m:t>
                  </m:r>
                  <m:ctrlPr>
                    <w:rPr>
                      <w:rFonts w:ascii="Cambria Math" w:hAnsi="Cambria Math" w:eastAsia="宋体"/>
                      <w:sz w:val="21"/>
                      <w:szCs w:val="21"/>
                    </w:rPr>
                  </m:ctrlPr>
                </m:num>
                <m:den>
                  <m:r>
                    <m:rPr/>
                    <w:rPr>
                      <w:rFonts w:ascii="Cambria Math" w:hAnsi="Cambria Math" w:eastAsia="宋体"/>
                      <w:sz w:val="21"/>
                      <w:szCs w:val="21"/>
                      <w:lang w:eastAsia="zh-CN"/>
                    </w:rPr>
                    <m:t>K</m:t>
                  </m:r>
                  <m:ctrlPr>
                    <w:rPr>
                      <w:rFonts w:ascii="Cambria Math" w:hAnsi="Cambria Math" w:eastAsia="宋体"/>
                      <w:sz w:val="21"/>
                      <w:szCs w:val="21"/>
                    </w:rPr>
                  </m:ctrlPr>
                </m:den>
              </m:f>
              <m:r>
                <m:rPr/>
                <w:rPr>
                  <w:rFonts w:ascii="Cambria Math" w:hAnsi="Cambria Math" w:eastAsia="宋体"/>
                  <w:sz w:val="21"/>
                  <w:szCs w:val="21"/>
                  <w:lang w:eastAsia="zh-CN"/>
                </w:rPr>
                <m:t>q</m:t>
              </m:r>
              <m:r>
                <m:rPr>
                  <m:sty m:val="p"/>
                </m:rPr>
                <w:rPr>
                  <w:rFonts w:ascii="Cambria Math" w:hAnsi="Cambria Math" w:eastAsia="宋体"/>
                  <w:sz w:val="21"/>
                  <w:szCs w:val="21"/>
                  <w:lang w:eastAsia="zh-CN"/>
                </w:rPr>
                <m:t>+</m:t>
              </m:r>
              <m:f>
                <m:fPr>
                  <m:ctrlPr>
                    <w:rPr>
                      <w:rFonts w:ascii="Cambria Math" w:hAnsi="Cambria Math" w:eastAsia="宋体"/>
                      <w:sz w:val="21"/>
                      <w:szCs w:val="21"/>
                    </w:rPr>
                  </m:ctrlPr>
                </m:fPr>
                <m:num>
                  <m:r>
                    <m:rPr/>
                    <w:rPr>
                      <w:rFonts w:ascii="Cambria Math" w:hAnsi="Cambria Math" w:eastAsia="宋体"/>
                      <w:sz w:val="21"/>
                      <w:szCs w:val="21"/>
                      <w:lang w:eastAsia="zh-CN"/>
                    </w:rPr>
                    <m:t>2</m:t>
                  </m:r>
                  <m:ctrlPr>
                    <w:rPr>
                      <w:rFonts w:ascii="Cambria Math" w:hAnsi="Cambria Math" w:eastAsia="宋体"/>
                      <w:sz w:val="21"/>
                      <w:szCs w:val="21"/>
                    </w:rPr>
                  </m:ctrlPr>
                </m:num>
                <m:den>
                  <m:r>
                    <m:rPr/>
                    <w:rPr>
                      <w:rFonts w:ascii="Cambria Math" w:hAnsi="Cambria Math" w:eastAsia="宋体"/>
                      <w:sz w:val="21"/>
                      <w:szCs w:val="21"/>
                      <w:lang w:eastAsia="zh-CN"/>
                    </w:rPr>
                    <m:t>K</m:t>
                  </m:r>
                  <m:ctrlPr>
                    <w:rPr>
                      <w:rFonts w:ascii="Cambria Math" w:hAnsi="Cambria Math" w:eastAsia="宋体"/>
                      <w:sz w:val="21"/>
                      <w:szCs w:val="21"/>
                    </w:rPr>
                  </m:ctrlPr>
                </m:den>
              </m:f>
              <m:sSub>
                <m:sSubPr>
                  <m:ctrlPr>
                    <w:rPr>
                      <w:rFonts w:ascii="Cambria Math" w:hAnsi="Cambria Math" w:eastAsia="宋体"/>
                      <w:sz w:val="21"/>
                      <w:szCs w:val="21"/>
                    </w:rPr>
                  </m:ctrlPr>
                </m:sSubPr>
                <m:e>
                  <m:r>
                    <m:rPr/>
                    <w:rPr>
                      <w:rFonts w:ascii="Cambria Math" w:hAnsi="Cambria Math" w:eastAsia="宋体"/>
                      <w:sz w:val="21"/>
                      <w:szCs w:val="21"/>
                      <w:lang w:eastAsia="zh-CN"/>
                    </w:rPr>
                    <m:t>q</m:t>
                  </m:r>
                  <m:ctrlPr>
                    <w:rPr>
                      <w:rFonts w:ascii="Cambria Math" w:hAnsi="Cambria Math" w:eastAsia="宋体"/>
                      <w:sz w:val="21"/>
                      <w:szCs w:val="21"/>
                    </w:rPr>
                  </m:ctrlPr>
                </m:e>
                <m:sub>
                  <m:r>
                    <m:rPr>
                      <m:sty m:val="p"/>
                    </m:rPr>
                    <w:rPr>
                      <w:rFonts w:ascii="Cambria Math" w:hAnsi="Cambria Math" w:eastAsia="宋体"/>
                      <w:sz w:val="21"/>
                      <w:szCs w:val="21"/>
                      <w:lang w:eastAsia="zh-CN"/>
                    </w:rPr>
                    <m:t>e</m:t>
                  </m:r>
                  <m:ctrlPr>
                    <w:rPr>
                      <w:rFonts w:ascii="Cambria Math" w:hAnsi="Cambria Math" w:eastAsia="宋体"/>
                      <w:sz w:val="21"/>
                      <w:szCs w:val="21"/>
                    </w:rPr>
                  </m:ctrlPr>
                </m:sub>
              </m:sSub>
              <m:r>
                <m:rPr/>
                <w:rPr>
                  <w:rFonts w:ascii="Cambria Math" w:hAnsi="Cambria Math" w:eastAsia="宋体"/>
                  <w:sz w:val="21"/>
                  <w:szCs w:val="21"/>
                  <w:lang w:eastAsia="zh-CN"/>
                </w:rPr>
                <m:t>  #</m:t>
              </m:r>
              <m:r>
                <m:rPr>
                  <m:nor/>
                  <m:sty m:val="p"/>
                </m:rPr>
                <w:rPr>
                  <w:rFonts w:ascii="宋体" w:hAnsi="宋体" w:eastAsia="宋体"/>
                  <w:sz w:val="21"/>
                  <w:szCs w:val="21"/>
                  <w:lang w:eastAsia="zh-CN"/>
                </w:rPr>
                <m:t>(57)</m:t>
              </m:r>
              <m:ctrlPr>
                <w:rPr>
                  <w:rFonts w:ascii="Cambria Math" w:hAnsi="Cambria Math" w:eastAsia="宋体"/>
                  <w:sz w:val="21"/>
                  <w:szCs w:val="21"/>
                  <w:lang w:eastAsia="zh-CN"/>
                </w:rPr>
              </m:ctrlPr>
            </m:e>
          </m:eqArr>
        </m:oMath>
      </m:oMathPara>
    </w:p>
    <w:p w14:paraId="6595832C">
      <w:pPr>
        <w:pStyle w:val="102"/>
        <w:ind w:firstLine="420"/>
      </w:pPr>
      <w:r>
        <w:rPr>
          <w:rFonts w:hint="eastAsia"/>
        </w:rPr>
        <w:t>在实验过程中，我们通过测量有限时间段内滤液体积的变化，绘制</w:t>
      </w:r>
      <m:oMath>
        <m:r>
          <m:rPr/>
          <w:rPr>
            <w:rFonts w:ascii="Cambria Math" w:hAnsi="Cambria Math"/>
          </w:rPr>
          <m:t>Δθ</m:t>
        </m:r>
      </m:oMath>
      <w:r>
        <w:t>/</w:t>
      </w:r>
      <m:oMath>
        <m:r>
          <m:rPr/>
          <w:rPr>
            <w:rFonts w:ascii="Cambria Math" w:hAnsi="Cambria Math"/>
          </w:rPr>
          <m:t>Δq</m:t>
        </m:r>
      </m:oMath>
      <w:r>
        <w:rPr>
          <w:rFonts w:hint="eastAsia"/>
        </w:rPr>
        <w:t>与</w:t>
      </w:r>
      <m:oMath>
        <m:acc>
          <m:accPr>
            <m:chr m:val="‾"/>
            <m:ctrlPr>
              <w:rPr>
                <w:rFonts w:ascii="Cambria Math" w:hAnsi="Cambria Math"/>
              </w:rPr>
            </m:ctrlPr>
          </m:accPr>
          <m:e>
            <m:r>
              <m:rPr/>
              <w:rPr>
                <w:rFonts w:ascii="Cambria Math" w:hAnsi="Cambria Math"/>
              </w:rPr>
              <m:t>q</m:t>
            </m:r>
            <m:ctrlPr>
              <w:rPr>
                <w:rFonts w:ascii="Cambria Math" w:hAnsi="Cambria Math"/>
              </w:rPr>
            </m:ctrlPr>
          </m:e>
        </m:acc>
      </m:oMath>
      <w:r>
        <w:rPr>
          <w:rFonts w:hint="eastAsia"/>
        </w:rPr>
        <w:t>的关系曲线，从而求得过滤常数</w:t>
      </w:r>
      <m:oMath>
        <m:r>
          <m:rPr/>
          <w:rPr>
            <w:rFonts w:ascii="Cambria Math" w:hAnsi="Cambria Math"/>
          </w:rPr>
          <m:t>K</m:t>
        </m:r>
      </m:oMath>
      <w:r>
        <w:rPr>
          <w:rFonts w:hint="eastAsia"/>
        </w:rPr>
        <w:t>和虚拟滤液体积</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e</m:t>
            </m:r>
            <m:ctrlPr>
              <w:rPr>
                <w:rFonts w:ascii="Cambria Math" w:hAnsi="Cambria Math"/>
              </w:rPr>
            </m:ctrlPr>
          </m:sub>
        </m:sSub>
      </m:oMath>
      <w:r>
        <w:rPr>
          <w:rFonts w:hint="eastAsia"/>
        </w:rPr>
        <w:t>。根据以下关系式：</w:t>
      </w:r>
    </w:p>
    <w:p w14:paraId="4B4DE501">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sSubSup>
                <m:sSubSupPr>
                  <m:ctrlPr>
                    <w:rPr>
                      <w:rFonts w:ascii="Cambria Math" w:hAnsi="Cambria Math" w:eastAsia="宋体"/>
                      <w:sz w:val="21"/>
                      <w:szCs w:val="21"/>
                    </w:rPr>
                  </m:ctrlPr>
                </m:sSubSupPr>
                <m:e>
                  <m:r>
                    <m:rPr/>
                    <w:rPr>
                      <w:rFonts w:ascii="Cambria Math" w:hAnsi="Cambria Math" w:eastAsia="宋体"/>
                      <w:sz w:val="21"/>
                      <w:szCs w:val="21"/>
                      <w:lang w:eastAsia="zh-CN"/>
                    </w:rPr>
                    <m:t>q</m:t>
                  </m:r>
                  <m:ctrlPr>
                    <w:rPr>
                      <w:rFonts w:ascii="Cambria Math" w:hAnsi="Cambria Math" w:eastAsia="宋体"/>
                      <w:sz w:val="21"/>
                      <w:szCs w:val="21"/>
                    </w:rPr>
                  </m:ctrlPr>
                </m:e>
                <m:sub>
                  <m:r>
                    <m:rPr>
                      <m:sty m:val="p"/>
                    </m:rPr>
                    <w:rPr>
                      <w:rFonts w:ascii="Cambria Math" w:hAnsi="Cambria Math" w:eastAsia="宋体"/>
                      <w:sz w:val="21"/>
                      <w:szCs w:val="21"/>
                      <w:lang w:eastAsia="zh-CN"/>
                    </w:rPr>
                    <m:t>e</m:t>
                  </m:r>
                  <m:ctrlPr>
                    <w:rPr>
                      <w:rFonts w:ascii="Cambria Math" w:hAnsi="Cambria Math" w:eastAsia="宋体"/>
                      <w:sz w:val="21"/>
                      <w:szCs w:val="21"/>
                    </w:rPr>
                  </m:ctrlPr>
                </m:sub>
                <m:sup>
                  <m:r>
                    <m:rPr/>
                    <w:rPr>
                      <w:rFonts w:ascii="Cambria Math" w:hAnsi="Cambria Math" w:eastAsia="宋体"/>
                      <w:sz w:val="21"/>
                      <w:szCs w:val="21"/>
                      <w:lang w:eastAsia="zh-CN"/>
                    </w:rPr>
                    <m:t>2</m:t>
                  </m:r>
                  <m:ctrlPr>
                    <w:rPr>
                      <w:rFonts w:ascii="Cambria Math" w:hAnsi="Cambria Math" w:eastAsia="宋体"/>
                      <w:sz w:val="21"/>
                      <w:szCs w:val="21"/>
                    </w:rPr>
                  </m:ctrlPr>
                </m:sup>
              </m:sSubSup>
              <m:r>
                <m:rPr>
                  <m:sty m:val="p"/>
                </m:rPr>
                <w:rPr>
                  <w:rFonts w:ascii="Cambria Math" w:hAnsi="Cambria Math" w:eastAsia="宋体"/>
                  <w:sz w:val="21"/>
                  <w:szCs w:val="21"/>
                  <w:lang w:eastAsia="zh-CN"/>
                </w:rPr>
                <m:t>=</m:t>
              </m:r>
              <m:r>
                <m:rPr/>
                <w:rPr>
                  <w:rFonts w:ascii="Cambria Math" w:hAnsi="Cambria Math" w:eastAsia="宋体"/>
                  <w:sz w:val="21"/>
                  <w:szCs w:val="21"/>
                  <w:lang w:eastAsia="zh-CN"/>
                </w:rPr>
                <m:t>K</m:t>
              </m:r>
              <m:sSub>
                <m:sSubPr>
                  <m:ctrlPr>
                    <w:rPr>
                      <w:rFonts w:ascii="Cambria Math" w:hAnsi="Cambria Math" w:eastAsia="宋体"/>
                      <w:sz w:val="21"/>
                      <w:szCs w:val="21"/>
                    </w:rPr>
                  </m:ctrlPr>
                </m:sSubPr>
                <m:e>
                  <m:r>
                    <m:rPr/>
                    <w:rPr>
                      <w:rFonts w:ascii="Cambria Math" w:hAnsi="Cambria Math" w:eastAsia="宋体"/>
                      <w:sz w:val="21"/>
                      <w:szCs w:val="21"/>
                      <w:lang w:eastAsia="zh-CN"/>
                    </w:rPr>
                    <m:t>θ</m:t>
                  </m:r>
                  <m:ctrlPr>
                    <w:rPr>
                      <w:rFonts w:ascii="Cambria Math" w:hAnsi="Cambria Math" w:eastAsia="宋体"/>
                      <w:sz w:val="21"/>
                      <w:szCs w:val="21"/>
                    </w:rPr>
                  </m:ctrlPr>
                </m:e>
                <m:sub>
                  <m:r>
                    <m:rPr>
                      <m:sty m:val="p"/>
                    </m:rPr>
                    <w:rPr>
                      <w:rFonts w:ascii="Cambria Math" w:hAnsi="Cambria Math" w:eastAsia="宋体"/>
                      <w:sz w:val="21"/>
                      <w:szCs w:val="21"/>
                      <w:lang w:eastAsia="zh-CN"/>
                    </w:rPr>
                    <m:t>e</m:t>
                  </m:r>
                  <m:ctrlPr>
                    <w:rPr>
                      <w:rFonts w:ascii="Cambria Math" w:hAnsi="Cambria Math" w:eastAsia="宋体"/>
                      <w:sz w:val="21"/>
                      <w:szCs w:val="21"/>
                    </w:rPr>
                  </m:ctrlPr>
                </m:sub>
              </m:sSub>
              <m:r>
                <m:rPr/>
                <w:rPr>
                  <w:rFonts w:ascii="Cambria Math" w:hAnsi="Cambria Math" w:eastAsia="宋体"/>
                  <w:sz w:val="21"/>
                  <w:szCs w:val="21"/>
                  <w:lang w:eastAsia="zh-CN"/>
                </w:rPr>
                <m:t>  #</m:t>
              </m:r>
              <m:r>
                <m:rPr>
                  <m:nor/>
                  <m:sty m:val="p"/>
                </m:rPr>
                <w:rPr>
                  <w:rFonts w:ascii="宋体" w:hAnsi="宋体" w:eastAsia="宋体"/>
                  <w:sz w:val="21"/>
                  <w:szCs w:val="21"/>
                  <w:lang w:eastAsia="zh-CN"/>
                </w:rPr>
                <m:t>(58)</m:t>
              </m:r>
              <m:ctrlPr>
                <w:rPr>
                  <w:rFonts w:ascii="Cambria Math" w:hAnsi="Cambria Math" w:eastAsia="宋体"/>
                  <w:sz w:val="21"/>
                  <w:szCs w:val="21"/>
                  <w:lang w:eastAsia="zh-CN"/>
                </w:rPr>
              </m:ctrlPr>
            </m:e>
          </m:eqArr>
        </m:oMath>
      </m:oMathPara>
    </w:p>
    <w:p w14:paraId="1EEC69A8">
      <w:pPr>
        <w:pStyle w:val="102"/>
        <w:ind w:firstLine="420"/>
      </w:pPr>
      <w:r>
        <w:rPr>
          <w:rFonts w:hint="eastAsia"/>
        </w:rPr>
        <w:t>进一步计算出虚拟过滤时间</w:t>
      </w:r>
      <m:oMath>
        <m:sSub>
          <m:sSubPr>
            <m:ctrlPr>
              <w:rPr>
                <w:rFonts w:ascii="Cambria Math" w:hAnsi="Cambria Math"/>
              </w:rPr>
            </m:ctrlPr>
          </m:sSubPr>
          <m:e>
            <m:r>
              <m:rPr/>
              <w:rPr>
                <w:rFonts w:ascii="Cambria Math" w:hAnsi="Cambria Math"/>
              </w:rPr>
              <m:t>θ</m:t>
            </m:r>
            <m:ctrlPr>
              <w:rPr>
                <w:rFonts w:ascii="Cambria Math" w:hAnsi="Cambria Math"/>
              </w:rPr>
            </m:ctrlPr>
          </m:e>
          <m:sub>
            <m:r>
              <m:rPr>
                <m:sty m:val="p"/>
              </m:rPr>
              <w:rPr>
                <w:rFonts w:ascii="Cambria Math" w:hAnsi="Cambria Math"/>
              </w:rPr>
              <m:t>e</m:t>
            </m:r>
            <m:ctrlPr>
              <w:rPr>
                <w:rFonts w:ascii="Cambria Math" w:hAnsi="Cambria Math"/>
              </w:rPr>
            </m:ctrlPr>
          </m:sub>
        </m:sSub>
      </m:oMath>
      <w:r>
        <w:t>。</w:t>
      </w:r>
    </w:p>
    <w:p w14:paraId="3A029FF0">
      <w:pPr>
        <w:pStyle w:val="102"/>
        <w:ind w:firstLine="420"/>
      </w:pPr>
      <w:r>
        <w:rPr>
          <w:rFonts w:hint="eastAsia"/>
        </w:rPr>
        <w:t>通过改变过滤压力</w:t>
      </w:r>
      <m:oMath>
        <m:r>
          <m:rPr/>
          <w:rPr>
            <w:rFonts w:ascii="Cambria Math" w:hAnsi="Cambria Math"/>
          </w:rPr>
          <m:t>Δp</m:t>
        </m:r>
      </m:oMath>
      <w:r>
        <w:rPr>
          <w:rFonts w:hint="eastAsia"/>
        </w:rPr>
        <w:t>，可以得到不同压力下的过滤常数</w:t>
      </w:r>
      <m:oMath>
        <m:r>
          <m:rPr/>
          <w:rPr>
            <w:rFonts w:ascii="Cambria Math" w:hAnsi="Cambria Math"/>
          </w:rPr>
          <m:t>K</m:t>
        </m:r>
      </m:oMath>
      <w:r>
        <w:rPr>
          <w:rFonts w:hint="eastAsia"/>
        </w:rPr>
        <w:t>。根据过滤常数的定义，公式如下：</w:t>
      </w:r>
    </w:p>
    <w:p w14:paraId="515AF379">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r>
                <m:rPr/>
                <w:rPr>
                  <w:rFonts w:ascii="Cambria Math" w:hAnsi="Cambria Math" w:eastAsia="宋体"/>
                  <w:sz w:val="21"/>
                  <w:szCs w:val="21"/>
                  <w:lang w:eastAsia="zh-CN"/>
                </w:rPr>
                <m:t>K</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2kΔ</m:t>
              </m:r>
              <m:sSup>
                <m:sSupPr>
                  <m:ctrlPr>
                    <w:rPr>
                      <w:rFonts w:ascii="Cambria Math" w:hAnsi="Cambria Math" w:eastAsia="宋体"/>
                      <w:sz w:val="21"/>
                      <w:szCs w:val="21"/>
                    </w:rPr>
                  </m:ctrlPr>
                </m:sSupPr>
                <m:e>
                  <m:r>
                    <m:rPr/>
                    <w:rPr>
                      <w:rFonts w:ascii="Cambria Math" w:hAnsi="Cambria Math" w:eastAsia="宋体"/>
                      <w:sz w:val="21"/>
                      <w:szCs w:val="21"/>
                      <w:lang w:eastAsia="zh-CN"/>
                    </w:rPr>
                    <m:t>p</m:t>
                  </m:r>
                  <m:ctrlPr>
                    <w:rPr>
                      <w:rFonts w:ascii="Cambria Math" w:hAnsi="Cambria Math" w:eastAsia="宋体"/>
                      <w:sz w:val="21"/>
                      <w:szCs w:val="21"/>
                    </w:rPr>
                  </m:ctrlPr>
                </m:e>
                <m:sup>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s</m:t>
                  </m:r>
                  <m:ctrlPr>
                    <w:rPr>
                      <w:rFonts w:ascii="Cambria Math" w:hAnsi="Cambria Math" w:eastAsia="宋体"/>
                      <w:sz w:val="21"/>
                      <w:szCs w:val="21"/>
                    </w:rPr>
                  </m:ctrlPr>
                </m:sup>
              </m:sSup>
              <m:r>
                <m:rPr/>
                <w:rPr>
                  <w:rFonts w:ascii="Cambria Math" w:hAnsi="Cambria Math" w:eastAsia="宋体"/>
                  <w:sz w:val="21"/>
                  <w:szCs w:val="21"/>
                  <w:lang w:eastAsia="zh-CN"/>
                </w:rPr>
                <m:t>  #</m:t>
              </m:r>
              <m:r>
                <m:rPr>
                  <m:nor/>
                  <m:sty m:val="p"/>
                </m:rPr>
                <w:rPr>
                  <w:rFonts w:ascii="宋体" w:hAnsi="宋体" w:eastAsia="宋体"/>
                  <w:sz w:val="21"/>
                  <w:szCs w:val="21"/>
                  <w:lang w:eastAsia="zh-CN"/>
                </w:rPr>
                <m:t>(59)</m:t>
              </m:r>
              <m:ctrlPr>
                <w:rPr>
                  <w:rFonts w:ascii="Cambria Math" w:hAnsi="Cambria Math" w:eastAsia="宋体"/>
                  <w:sz w:val="21"/>
                  <w:szCs w:val="21"/>
                  <w:lang w:eastAsia="zh-CN"/>
                </w:rPr>
              </m:ctrlPr>
            </m:e>
          </m:eqArr>
        </m:oMath>
      </m:oMathPara>
    </w:p>
    <w:p w14:paraId="5821D820">
      <w:pPr>
        <w:pStyle w:val="102"/>
        <w:ind w:firstLine="420"/>
      </w:pPr>
      <w:r>
        <w:rPr>
          <w:rFonts w:hint="eastAsia"/>
        </w:rPr>
        <w:t>取对数后，得到</w:t>
      </w:r>
    </w:p>
    <w:p w14:paraId="2544D8EE">
      <w:pPr>
        <w:pStyle w:val="3"/>
        <w:spacing w:line="300" w:lineRule="exact"/>
        <w:ind w:firstLine="420" w:firstLineChars="200"/>
        <w:rPr>
          <w:rFonts w:ascii="Times New Roman" w:hAnsi="Times New Roman" w:eastAsia="宋体" w:cstheme="majorBidi"/>
          <w:sz w:val="21"/>
          <w:szCs w:val="21"/>
          <w:lang w:eastAsia="zh-CN"/>
        </w:rPr>
      </w:pPr>
      <m:oMathPara>
        <m:oMath>
          <m:eqArr>
            <m:eqArrPr>
              <m:maxDist m:val="1"/>
              <m:ctrlPr>
                <w:rPr>
                  <w:rFonts w:ascii="Cambria Math" w:hAnsi="Cambria Math" w:eastAsia="宋体"/>
                  <w:i/>
                  <w:sz w:val="21"/>
                  <w:szCs w:val="21"/>
                  <w:lang w:eastAsia="zh-CN"/>
                </w:rPr>
              </m:ctrlPr>
            </m:eqArrPr>
            <m:e>
              <m:r>
                <m:rPr>
                  <m:sty m:val="p"/>
                </m:rPr>
                <w:rPr>
                  <w:rFonts w:ascii="Cambria Math" w:hAnsi="Cambria Math" w:eastAsia="宋体"/>
                  <w:sz w:val="21"/>
                  <w:szCs w:val="21"/>
                  <w:lang w:eastAsia="zh-CN"/>
                </w:rPr>
                <m:t>lg</m:t>
              </m:r>
              <m:r>
                <m:rPr/>
                <w:rPr>
                  <w:rFonts w:ascii="Cambria Math" w:hAnsi="Cambria Math" w:eastAsia="宋体"/>
                  <w:sz w:val="21"/>
                  <w:szCs w:val="21"/>
                  <w:lang w:eastAsia="zh-CN"/>
                </w:rPr>
                <m:t>K</m:t>
              </m:r>
              <m:r>
                <m:rPr>
                  <m:sty m:val="p"/>
                </m:rPr>
                <w:rPr>
                  <w:rFonts w:ascii="Cambria Math" w:hAnsi="Cambria Math" w:eastAsia="宋体"/>
                  <w:sz w:val="21"/>
                  <w:szCs w:val="21"/>
                  <w:lang w:eastAsia="zh-CN"/>
                </w:rPr>
                <m:t>=</m:t>
              </m:r>
              <m:d>
                <m:dPr>
                  <m:ctrlPr>
                    <w:rPr>
                      <w:rFonts w:ascii="Cambria Math" w:hAnsi="Cambria Math" w:eastAsia="宋体"/>
                      <w:sz w:val="21"/>
                      <w:szCs w:val="21"/>
                    </w:rPr>
                  </m:ctrlPr>
                </m:dPr>
                <m:e>
                  <m:r>
                    <m:rPr/>
                    <w:rPr>
                      <w:rFonts w:ascii="Cambria Math" w:hAnsi="Cambria Math" w:eastAsia="宋体"/>
                      <w:sz w:val="21"/>
                      <w:szCs w:val="21"/>
                      <w:lang w:eastAsia="zh-CN"/>
                    </w:rPr>
                    <m:t>1</m:t>
                  </m:r>
                  <m:r>
                    <m:rPr>
                      <m:sty m:val="p"/>
                    </m:rPr>
                    <w:rPr>
                      <w:rFonts w:ascii="Cambria Math" w:hAnsi="Cambria Math" w:eastAsia="宋体"/>
                      <w:sz w:val="21"/>
                      <w:szCs w:val="21"/>
                      <w:lang w:eastAsia="zh-CN"/>
                    </w:rPr>
                    <m:t>−</m:t>
                  </m:r>
                  <m:r>
                    <m:rPr/>
                    <w:rPr>
                      <w:rFonts w:ascii="Cambria Math" w:hAnsi="Cambria Math" w:eastAsia="宋体"/>
                      <w:sz w:val="21"/>
                      <w:szCs w:val="21"/>
                      <w:lang w:eastAsia="zh-CN"/>
                    </w:rPr>
                    <m:t>s</m:t>
                  </m:r>
                  <m:ctrlPr>
                    <w:rPr>
                      <w:rFonts w:ascii="Cambria Math" w:hAnsi="Cambria Math" w:eastAsia="宋体"/>
                      <w:sz w:val="21"/>
                      <w:szCs w:val="21"/>
                    </w:rPr>
                  </m:ctrlPr>
                </m:e>
              </m:d>
              <m:r>
                <m:rPr>
                  <m:sty m:val="p"/>
                </m:rPr>
                <w:rPr>
                  <w:rFonts w:ascii="Cambria Math" w:hAnsi="Cambria Math" w:eastAsia="宋体"/>
                  <w:sz w:val="21"/>
                  <w:szCs w:val="21"/>
                  <w:lang w:eastAsia="zh-CN"/>
                </w:rPr>
                <m:t>lg</m:t>
              </m:r>
              <m:r>
                <m:rPr/>
                <w:rPr>
                  <w:rFonts w:ascii="Cambria Math" w:hAnsi="Cambria Math" w:eastAsia="宋体"/>
                  <w:sz w:val="21"/>
                  <w:szCs w:val="21"/>
                  <w:lang w:eastAsia="zh-CN"/>
                </w:rPr>
                <m:t>Δp</m:t>
              </m:r>
              <m:r>
                <m:rPr>
                  <m:sty m:val="p"/>
                </m:rPr>
                <w:rPr>
                  <w:rFonts w:ascii="Cambria Math" w:hAnsi="Cambria Math" w:eastAsia="宋体"/>
                  <w:sz w:val="21"/>
                  <w:szCs w:val="21"/>
                  <w:lang w:eastAsia="zh-CN"/>
                </w:rPr>
                <m:t>+lg</m:t>
              </m:r>
              <m:d>
                <m:dPr>
                  <m:ctrlPr>
                    <w:rPr>
                      <w:rFonts w:ascii="Cambria Math" w:hAnsi="Cambria Math" w:eastAsia="宋体"/>
                      <w:sz w:val="21"/>
                      <w:szCs w:val="21"/>
                    </w:rPr>
                  </m:ctrlPr>
                </m:dPr>
                <m:e>
                  <m:r>
                    <m:rPr/>
                    <w:rPr>
                      <w:rFonts w:ascii="Cambria Math" w:hAnsi="Cambria Math" w:eastAsia="宋体"/>
                      <w:sz w:val="21"/>
                      <w:szCs w:val="21"/>
                      <w:lang w:eastAsia="zh-CN"/>
                    </w:rPr>
                    <m:t>2k</m:t>
                  </m:r>
                  <m:ctrlPr>
                    <w:rPr>
                      <w:rFonts w:ascii="Cambria Math" w:hAnsi="Cambria Math" w:eastAsia="宋体"/>
                      <w:sz w:val="21"/>
                      <w:szCs w:val="21"/>
                    </w:rPr>
                  </m:ctrlPr>
                </m:e>
              </m:d>
              <m:r>
                <m:rPr/>
                <w:rPr>
                  <w:rFonts w:ascii="Cambria Math" w:hAnsi="Cambria Math" w:eastAsia="宋体"/>
                  <w:sz w:val="21"/>
                  <w:szCs w:val="21"/>
                  <w:lang w:eastAsia="zh-CN"/>
                </w:rPr>
                <m:t>  #</m:t>
              </m:r>
              <m:r>
                <m:rPr>
                  <m:nor/>
                  <m:sty m:val="p"/>
                </m:rPr>
                <w:rPr>
                  <w:rFonts w:ascii="宋体" w:hAnsi="宋体" w:eastAsia="宋体"/>
                  <w:sz w:val="21"/>
                  <w:szCs w:val="21"/>
                  <w:lang w:eastAsia="zh-CN"/>
                </w:rPr>
                <m:t>(60)</m:t>
              </m:r>
              <m:ctrlPr>
                <w:rPr>
                  <w:rFonts w:ascii="Cambria Math" w:hAnsi="Cambria Math" w:eastAsia="宋体"/>
                  <w:sz w:val="21"/>
                  <w:szCs w:val="21"/>
                  <w:lang w:eastAsia="zh-CN"/>
                </w:rPr>
              </m:ctrlPr>
            </m:e>
          </m:eqArr>
        </m:oMath>
      </m:oMathPara>
    </w:p>
    <w:p w14:paraId="6991078D">
      <w:pPr>
        <w:pStyle w:val="104"/>
        <w:ind w:firstLine="420"/>
      </w:pPr>
      <w:r>
        <w:rPr>
          <w:rFonts w:hint="eastAsia"/>
        </w:rPr>
        <w:t>在对数坐标中，</w:t>
      </w:r>
      <m:oMath>
        <m:r>
          <m:rPr/>
          <w:rPr>
            <w:rFonts w:ascii="Cambria Math" w:hAnsi="Cambria Math"/>
          </w:rPr>
          <m:t>K</m:t>
        </m:r>
      </m:oMath>
      <w:r>
        <w:rPr>
          <w:rFonts w:hint="eastAsia"/>
        </w:rPr>
        <w:t>与</w:t>
      </w:r>
      <m:oMath>
        <m:r>
          <m:rPr/>
          <w:rPr>
            <w:rFonts w:ascii="Cambria Math" w:hAnsi="Cambria Math"/>
          </w:rPr>
          <m:t>Δp</m:t>
        </m:r>
      </m:oMath>
      <w:r>
        <w:rPr>
          <w:rFonts w:hint="eastAsia"/>
        </w:rPr>
        <w:t>的关系应该是直线，直线的斜率为</w:t>
      </w:r>
      <m:oMath>
        <m:r>
          <m:rPr/>
          <w:rPr>
            <w:rFonts w:ascii="Cambria Math" w:hAnsi="Cambria Math"/>
          </w:rPr>
          <m:t>1</m:t>
        </m:r>
        <m:r>
          <m:rPr>
            <m:sty m:val="p"/>
          </m:rPr>
          <w:rPr>
            <w:rFonts w:ascii="Cambria Math" w:hAnsi="Cambria Math"/>
          </w:rPr>
          <m:t>−</m:t>
        </m:r>
        <m:r>
          <m:rPr/>
          <w:rPr>
            <w:rFonts w:ascii="Cambria Math" w:hAnsi="Cambria Math"/>
          </w:rPr>
          <m:t>s</m:t>
        </m:r>
      </m:oMath>
      <w:r>
        <w:rPr>
          <w:rFonts w:hint="eastAsia"/>
        </w:rPr>
        <w:t>。通过这种方法可以求得滤饼的压缩性指数</w:t>
      </w:r>
      <m:oMath>
        <m:r>
          <m:rPr/>
          <w:rPr>
            <w:rFonts w:ascii="Cambria Math" w:hAnsi="Cambria Math"/>
          </w:rPr>
          <m:t>s</m:t>
        </m:r>
      </m:oMath>
      <w:r>
        <w:rPr>
          <w:rFonts w:hint="eastAsia"/>
        </w:rPr>
        <w:t>以及物料特性常数</w:t>
      </w:r>
      <m:oMath>
        <m:r>
          <m:rPr/>
          <w:rPr>
            <w:rFonts w:ascii="Cambria Math" w:hAnsi="Cambria Math"/>
          </w:rPr>
          <m:t>k</m:t>
        </m:r>
      </m:oMath>
      <w:r>
        <w:t>。</w:t>
      </w:r>
    </w:p>
    <w:bookmarkEnd w:id="22"/>
    <w:p w14:paraId="7BDB9831">
      <w:pPr>
        <w:pStyle w:val="5"/>
        <w:rPr>
          <w:rFonts w:hint="eastAsia" w:ascii="宋体" w:hAnsi="宋体" w:eastAsia="宋体"/>
          <w:b/>
          <w:bCs/>
          <w:color w:val="auto"/>
          <w:sz w:val="24"/>
          <w:szCs w:val="24"/>
          <w:lang w:eastAsia="zh-CN"/>
        </w:rPr>
      </w:pPr>
      <w:ins w:id="554" w:author="杨欣" w:date="2025-04-25T22:02:03Z">
        <w:bookmarkStart w:id="23" w:name="试剂与材料"/>
        <w:r>
          <w:rPr>
            <w:rFonts w:hint="eastAsia" w:ascii="宋体" w:hAnsi="宋体" w:eastAsia="宋体"/>
            <w:b/>
            <w:bCs/>
            <w:color w:val="auto"/>
            <w:sz w:val="24"/>
            <w:szCs w:val="24"/>
            <w:lang w:val="en-US" w:eastAsia="zh-CN"/>
          </w:rPr>
          <w:t>2</w:t>
        </w:r>
      </w:ins>
      <w:ins w:id="555" w:author="杨欣" w:date="2025-04-25T22:02:04Z">
        <w:r>
          <w:rPr>
            <w:rFonts w:hint="eastAsia" w:ascii="宋体" w:hAnsi="宋体" w:eastAsia="宋体"/>
            <w:b/>
            <w:bCs/>
            <w:color w:val="auto"/>
            <w:sz w:val="24"/>
            <w:szCs w:val="24"/>
            <w:lang w:val="en-US" w:eastAsia="zh-CN"/>
          </w:rPr>
          <w:t>.4.</w:t>
        </w:r>
      </w:ins>
      <w:ins w:id="556" w:author="杨欣" w:date="2025-04-25T22:02:05Z">
        <w:r>
          <w:rPr>
            <w:rFonts w:hint="eastAsia" w:ascii="宋体" w:hAnsi="宋体" w:eastAsia="宋体"/>
            <w:b/>
            <w:bCs/>
            <w:color w:val="auto"/>
            <w:sz w:val="24"/>
            <w:szCs w:val="24"/>
            <w:lang w:val="en-US" w:eastAsia="zh-CN"/>
          </w:rPr>
          <w:t>2</w:t>
        </w:r>
      </w:ins>
      <w:r>
        <w:rPr>
          <w:rFonts w:hint="eastAsia" w:ascii="宋体" w:hAnsi="宋体" w:eastAsia="宋体"/>
          <w:b/>
          <w:bCs/>
          <w:color w:val="auto"/>
          <w:sz w:val="24"/>
          <w:szCs w:val="24"/>
          <w:lang w:eastAsia="zh-CN"/>
        </w:rPr>
        <w:t>试剂与材料</w:t>
      </w:r>
    </w:p>
    <w:p w14:paraId="32F2BCAD">
      <w:pPr>
        <w:pStyle w:val="104"/>
        <w:ind w:firstLine="420"/>
      </w:pPr>
      <w:r>
        <w:rPr>
          <w:rFonts w:hint="eastAsia"/>
        </w:rPr>
        <w:t>主要试剂及信息:碳酸钙（</w:t>
      </w:r>
      <m:oMath>
        <m:r>
          <m:rPr/>
          <w:rPr>
            <w:rFonts w:ascii="Cambria Math" w:hAnsi="Cambria Math"/>
          </w:rPr>
          <m:t>CaC</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3</m:t>
            </m:r>
            <m:ctrlPr>
              <w:rPr>
                <w:rFonts w:ascii="Cambria Math" w:hAnsi="Cambria Math"/>
              </w:rPr>
            </m:ctrlPr>
          </m:sub>
        </m:sSub>
      </m:oMath>
      <w:r>
        <w:rPr>
          <w:rFonts w:hint="eastAsia"/>
        </w:rPr>
        <w:t>）：纯度分析纯（AR），由某化学试剂有限公司提供。</w:t>
      </w:r>
      <w:r>
        <w:br w:type="textWrapping"/>
      </w:r>
      <w:r>
        <w:rPr>
          <w:rFonts w:hint="eastAsia"/>
        </w:rPr>
        <w:t>洗涤用水：实验室去离子水，电导率小于1</w:t>
      </w:r>
      <w:r>
        <w:t xml:space="preserve"> </w:t>
      </w:r>
      <m:oMath>
        <m:r>
          <m:rPr/>
          <w:rPr>
            <w:rFonts w:ascii="Cambria Math" w:hAnsi="Cambria Math"/>
          </w:rPr>
          <m:t>μ</m:t>
        </m:r>
      </m:oMath>
      <w:r>
        <w:t>S/cm。</w:t>
      </w:r>
    </w:p>
    <w:p w14:paraId="3C9F0F6C">
      <w:pPr>
        <w:pStyle w:val="104"/>
        <w:ind w:firstLine="420"/>
      </w:pPr>
      <w:r>
        <w:rPr>
          <w:rFonts w:hint="eastAsia"/>
        </w:rPr>
        <w:t>溶液配制与保存</w:t>
      </w:r>
      <w:r>
        <w:t>:</w:t>
      </w:r>
      <m:oMath>
        <m:r>
          <m:rPr/>
          <w:rPr>
            <w:rFonts w:ascii="Cambria Math" w:hAnsi="Cambria Math"/>
          </w:rPr>
          <m:t>CaC</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3</m:t>
            </m:r>
            <m:ctrlPr>
              <w:rPr>
                <w:rFonts w:ascii="Cambria Math" w:hAnsi="Cambria Math"/>
              </w:rPr>
            </m:ctrlPr>
          </m:sub>
        </m:sSub>
      </m:oMath>
      <w:r>
        <w:rPr>
          <w:rFonts w:hint="eastAsia"/>
        </w:rPr>
        <w:t>悬浮液的配制方法：将一定质量的碳酸钙按照10%至20%的质量分数加入去离子水中，使用电动搅拌器搅拌均匀，直到没有明显沉淀。悬浮液应保持均匀混合状态，短时间内使用完毕；如发现沉淀，需重新搅拌。</w:t>
      </w:r>
    </w:p>
    <w:p w14:paraId="326A8630">
      <w:pPr>
        <w:pStyle w:val="104"/>
        <w:ind w:firstLine="420"/>
      </w:pPr>
      <w:r>
        <w:rPr>
          <w:rFonts w:hint="eastAsia"/>
        </w:rPr>
        <w:t>注意事项：配制过程中需佩戴手套和口罩，避免直接接触化学品。悬浮液应存放在阴凉、避光处，以防析出结晶。</w:t>
      </w:r>
    </w:p>
    <w:bookmarkEnd w:id="23"/>
    <w:p w14:paraId="3BAAB8FA">
      <w:pPr>
        <w:pStyle w:val="5"/>
        <w:rPr>
          <w:rFonts w:hint="eastAsia" w:ascii="宋体" w:hAnsi="宋体" w:eastAsia="宋体"/>
          <w:b/>
          <w:bCs/>
          <w:color w:val="auto"/>
          <w:sz w:val="24"/>
          <w:szCs w:val="24"/>
          <w:lang w:eastAsia="zh-CN"/>
        </w:rPr>
      </w:pPr>
      <w:ins w:id="557" w:author="杨欣" w:date="2025-04-25T22:02:07Z">
        <w:bookmarkStart w:id="24" w:name="仪器与表征方法"/>
        <w:r>
          <w:rPr>
            <w:rFonts w:hint="eastAsia" w:ascii="宋体" w:hAnsi="宋体" w:eastAsia="宋体"/>
            <w:b/>
            <w:bCs/>
            <w:color w:val="auto"/>
            <w:sz w:val="24"/>
            <w:szCs w:val="24"/>
            <w:lang w:val="en-US" w:eastAsia="zh-CN"/>
          </w:rPr>
          <w:t>2</w:t>
        </w:r>
      </w:ins>
      <w:ins w:id="558" w:author="杨欣" w:date="2025-04-25T22:02:08Z">
        <w:r>
          <w:rPr>
            <w:rFonts w:hint="eastAsia" w:ascii="宋体" w:hAnsi="宋体" w:eastAsia="宋体"/>
            <w:b/>
            <w:bCs/>
            <w:color w:val="auto"/>
            <w:sz w:val="24"/>
            <w:szCs w:val="24"/>
            <w:lang w:val="en-US" w:eastAsia="zh-CN"/>
          </w:rPr>
          <w:t>.4.</w:t>
        </w:r>
      </w:ins>
      <w:ins w:id="559" w:author="杨欣" w:date="2025-04-25T22:02:12Z">
        <w:r>
          <w:rPr>
            <w:rFonts w:hint="eastAsia" w:ascii="宋体" w:hAnsi="宋体" w:eastAsia="宋体"/>
            <w:b/>
            <w:bCs/>
            <w:color w:val="auto"/>
            <w:sz w:val="24"/>
            <w:szCs w:val="24"/>
            <w:lang w:val="en-US" w:eastAsia="zh-CN"/>
          </w:rPr>
          <w:t>3</w:t>
        </w:r>
      </w:ins>
      <w:r>
        <w:rPr>
          <w:rFonts w:hint="eastAsia" w:ascii="宋体" w:hAnsi="宋体" w:eastAsia="宋体"/>
          <w:b/>
          <w:bCs/>
          <w:color w:val="auto"/>
          <w:sz w:val="24"/>
          <w:szCs w:val="24"/>
          <w:lang w:eastAsia="zh-CN"/>
        </w:rPr>
        <w:t>仪器与表征方法</w:t>
      </w:r>
    </w:p>
    <w:p w14:paraId="1F872AFC">
      <w:pPr>
        <w:pStyle w:val="6"/>
        <w:rPr>
          <w:rFonts w:hint="eastAsia" w:ascii="宋体" w:hAnsi="宋体" w:eastAsia="宋体"/>
          <w:b/>
          <w:bCs/>
          <w:i w:val="0"/>
          <w:iCs w:val="0"/>
          <w:color w:val="auto"/>
          <w:sz w:val="21"/>
          <w:szCs w:val="21"/>
          <w:lang w:eastAsia="zh-CN"/>
        </w:rPr>
      </w:pPr>
      <w:ins w:id="560" w:author="杨欣" w:date="2025-04-25T21:59:16Z">
        <w:bookmarkStart w:id="25" w:name="实验仪器及其基本信息"/>
        <w:r>
          <w:rPr>
            <w:rFonts w:hint="eastAsia" w:ascii="宋体" w:hAnsi="宋体" w:eastAsia="宋体"/>
            <w:b/>
            <w:bCs/>
            <w:i w:val="0"/>
            <w:iCs w:val="0"/>
            <w:color w:val="auto"/>
            <w:sz w:val="21"/>
            <w:szCs w:val="21"/>
            <w:lang w:val="en-US" w:eastAsia="zh-CN"/>
          </w:rPr>
          <w:t>1.</w:t>
        </w:r>
      </w:ins>
      <w:r>
        <w:rPr>
          <w:rFonts w:hint="eastAsia" w:ascii="宋体" w:hAnsi="宋体" w:eastAsia="宋体"/>
          <w:b/>
          <w:bCs/>
          <w:i w:val="0"/>
          <w:iCs w:val="0"/>
          <w:color w:val="auto"/>
          <w:sz w:val="21"/>
          <w:szCs w:val="21"/>
          <w:lang w:eastAsia="zh-CN"/>
        </w:rPr>
        <w:t>实验仪器及其基本信息</w:t>
      </w:r>
    </w:p>
    <w:p w14:paraId="3F9CB216">
      <w:pPr>
        <w:pStyle w:val="104"/>
        <w:ind w:firstLine="422"/>
      </w:pPr>
      <w:r>
        <w:rPr>
          <w:rFonts w:hint="eastAsia"/>
          <w:b/>
          <w:bCs/>
        </w:rPr>
        <w:t>（</w:t>
      </w:r>
      <w:r>
        <w:rPr>
          <w:rFonts w:hint="eastAsia"/>
        </w:rPr>
        <w:t>1）板框压滤机：过滤面积每个框为0.024</w:t>
      </w:r>
      <w:r>
        <w:t xml:space="preserve"> </w:t>
      </w: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oMath>
      <w:r>
        <w:rPr>
          <w:rFonts w:hint="eastAsia"/>
        </w:rPr>
        <w:t>，总面积为0.048</w:t>
      </w:r>
      <w:r>
        <w:t xml:space="preserve"> </w:t>
      </w: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oMath>
      <w:r>
        <w:rPr>
          <w:rFonts w:hint="eastAsia"/>
        </w:rPr>
        <w:t>，由某压滤设备有限公司制造。</w:t>
      </w:r>
    </w:p>
    <w:p w14:paraId="69709E00">
      <w:pPr>
        <w:pStyle w:val="104"/>
        <w:ind w:firstLine="420"/>
      </w:pPr>
      <w:r>
        <w:rPr>
          <w:rFonts w:hint="eastAsia"/>
        </w:rPr>
        <w:t>（2）空气压缩机：型号ZVS-0.06/7，风量为0.06</w:t>
      </w:r>
      <w:r>
        <w:t xml:space="preserve"> </w:t>
      </w: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3</m:t>
            </m:r>
            <m:ctrlPr>
              <w:rPr>
                <w:rFonts w:ascii="Cambria Math" w:hAnsi="Cambria Math"/>
              </w:rPr>
            </m:ctrlPr>
          </m:sup>
        </m:sSup>
        <m:r>
          <m:rPr>
            <m:sty m:val="p"/>
          </m:rPr>
          <w:rPr>
            <w:rFonts w:ascii="Cambria Math" w:hAnsi="Cambria Math"/>
          </w:rPr>
          <m:t>/min</m:t>
        </m:r>
      </m:oMath>
      <w:r>
        <w:rPr>
          <w:rFonts w:hint="eastAsia"/>
        </w:rPr>
        <w:t>，最大气压为0.8</w:t>
      </w:r>
      <w:r>
        <w:t xml:space="preserve"> </w:t>
      </w:r>
      <w:r>
        <w:rPr>
          <w:rFonts w:hint="eastAsia"/>
        </w:rPr>
        <w:t>MPa，由某工业设备有限公司制造。</w:t>
      </w:r>
    </w:p>
    <w:p w14:paraId="1F88C90F">
      <w:pPr>
        <w:pStyle w:val="104"/>
        <w:ind w:firstLine="420"/>
      </w:pPr>
      <w:r>
        <w:rPr>
          <w:rFonts w:hint="eastAsia"/>
        </w:rPr>
        <w:t>（3）旋涡泵：型号RV-12，功率120</w:t>
      </w:r>
      <w:r>
        <w:t xml:space="preserve"> </w:t>
      </w:r>
      <w:r>
        <w:rPr>
          <w:rFonts w:hint="eastAsia"/>
        </w:rPr>
        <w:t>W，由某泵业有限公司制造。</w:t>
      </w:r>
    </w:p>
    <w:bookmarkEnd w:id="25"/>
    <w:p w14:paraId="5D96112D">
      <w:pPr>
        <w:pStyle w:val="6"/>
        <w:rPr>
          <w:rFonts w:hint="eastAsia" w:ascii="宋体" w:hAnsi="宋体" w:eastAsia="宋体"/>
          <w:b/>
          <w:bCs/>
          <w:i w:val="0"/>
          <w:iCs w:val="0"/>
          <w:color w:val="auto"/>
          <w:sz w:val="21"/>
          <w:szCs w:val="21"/>
          <w:lang w:eastAsia="zh-CN"/>
        </w:rPr>
      </w:pPr>
      <w:ins w:id="561" w:author="杨欣" w:date="2025-04-25T21:59:18Z">
        <w:bookmarkStart w:id="26" w:name="辅助设备"/>
        <w:r>
          <w:rPr>
            <w:rFonts w:hint="eastAsia" w:ascii="宋体" w:hAnsi="宋体" w:eastAsia="宋体"/>
            <w:b/>
            <w:bCs/>
            <w:i w:val="0"/>
            <w:iCs w:val="0"/>
            <w:color w:val="auto"/>
            <w:sz w:val="21"/>
            <w:szCs w:val="21"/>
            <w:lang w:val="en-US" w:eastAsia="zh-CN"/>
          </w:rPr>
          <w:t>2</w:t>
        </w:r>
      </w:ins>
      <w:ins w:id="562" w:author="杨欣" w:date="2025-04-25T21:59:19Z">
        <w:r>
          <w:rPr>
            <w:rFonts w:hint="eastAsia" w:ascii="宋体" w:hAnsi="宋体" w:eastAsia="宋体"/>
            <w:b/>
            <w:bCs/>
            <w:i w:val="0"/>
            <w:iCs w:val="0"/>
            <w:color w:val="auto"/>
            <w:sz w:val="21"/>
            <w:szCs w:val="21"/>
            <w:lang w:val="en-US" w:eastAsia="zh-CN"/>
          </w:rPr>
          <w:t>.</w:t>
        </w:r>
      </w:ins>
      <w:r>
        <w:rPr>
          <w:rFonts w:hint="eastAsia" w:ascii="宋体" w:hAnsi="宋体" w:eastAsia="宋体"/>
          <w:b/>
          <w:bCs/>
          <w:i w:val="0"/>
          <w:iCs w:val="0"/>
          <w:color w:val="auto"/>
          <w:sz w:val="21"/>
          <w:szCs w:val="21"/>
          <w:lang w:eastAsia="zh-CN"/>
        </w:rPr>
        <w:t>辅助设备</w:t>
      </w:r>
    </w:p>
    <w:p w14:paraId="2E49C055">
      <w:pPr>
        <w:pStyle w:val="104"/>
        <w:ind w:firstLine="420"/>
      </w:pPr>
      <w:r>
        <w:rPr>
          <w:rFonts w:hint="eastAsia"/>
        </w:rPr>
        <w:t>（1）搅拌器：型号KDZ-1，用于保证悬浮液在过滤前均匀分散。</w:t>
      </w:r>
    </w:p>
    <w:p w14:paraId="611DC52F">
      <w:pPr>
        <w:pStyle w:val="104"/>
        <w:ind w:firstLine="420"/>
      </w:pPr>
      <w:r>
        <w:rPr>
          <w:rFonts w:hint="eastAsia"/>
        </w:rPr>
        <w:t>（2）计量桶：量程为2000</w:t>
      </w:r>
      <w:r>
        <w:t xml:space="preserve"> </w:t>
      </w:r>
      <w:r>
        <w:rPr>
          <w:rFonts w:hint="eastAsia"/>
        </w:rPr>
        <w:t>mL，用于滤液的分次收集和体积测量。</w:t>
      </w:r>
    </w:p>
    <w:bookmarkEnd w:id="26"/>
    <w:p w14:paraId="4E22941C">
      <w:pPr>
        <w:pStyle w:val="6"/>
        <w:rPr>
          <w:rFonts w:hint="eastAsia" w:ascii="宋体" w:hAnsi="宋体" w:eastAsia="宋体"/>
          <w:b/>
          <w:bCs/>
          <w:i w:val="0"/>
          <w:iCs w:val="0"/>
          <w:color w:val="auto"/>
          <w:lang w:eastAsia="zh-CN"/>
        </w:rPr>
      </w:pPr>
      <w:ins w:id="563" w:author="杨欣" w:date="2025-04-25T22:02:26Z">
        <w:bookmarkStart w:id="27" w:name="表征方法与测试条件"/>
        <w:r>
          <w:rPr>
            <w:rFonts w:hint="eastAsia" w:ascii="宋体" w:hAnsi="宋体" w:eastAsia="宋体"/>
            <w:b/>
            <w:bCs/>
            <w:i w:val="0"/>
            <w:iCs w:val="0"/>
            <w:color w:val="auto"/>
            <w:lang w:val="en-US" w:eastAsia="zh-CN"/>
          </w:rPr>
          <w:t>2.</w:t>
        </w:r>
      </w:ins>
      <w:ins w:id="564" w:author="杨欣" w:date="2025-04-25T22:02:27Z">
        <w:r>
          <w:rPr>
            <w:rFonts w:hint="eastAsia" w:ascii="宋体" w:hAnsi="宋体" w:eastAsia="宋体"/>
            <w:b/>
            <w:bCs/>
            <w:i w:val="0"/>
            <w:iCs w:val="0"/>
            <w:color w:val="auto"/>
            <w:lang w:val="en-US" w:eastAsia="zh-CN"/>
          </w:rPr>
          <w:t>4.</w:t>
        </w:r>
      </w:ins>
      <w:ins w:id="565" w:author="杨欣" w:date="2025-04-25T22:02:28Z">
        <w:r>
          <w:rPr>
            <w:rFonts w:hint="eastAsia" w:ascii="宋体" w:hAnsi="宋体" w:eastAsia="宋体"/>
            <w:b/>
            <w:bCs/>
            <w:i w:val="0"/>
            <w:iCs w:val="0"/>
            <w:color w:val="auto"/>
            <w:lang w:val="en-US" w:eastAsia="zh-CN"/>
          </w:rPr>
          <w:t>4</w:t>
        </w:r>
      </w:ins>
      <w:r>
        <w:rPr>
          <w:rFonts w:hint="eastAsia" w:ascii="宋体" w:hAnsi="宋体" w:eastAsia="宋体"/>
          <w:b/>
          <w:bCs/>
          <w:i w:val="0"/>
          <w:iCs w:val="0"/>
          <w:color w:val="auto"/>
          <w:lang w:eastAsia="zh-CN"/>
        </w:rPr>
        <w:t>表征方法与测试条件</w:t>
      </w:r>
    </w:p>
    <w:p w14:paraId="54585D15">
      <w:pPr>
        <w:pStyle w:val="104"/>
        <w:ind w:firstLine="420"/>
      </w:pPr>
      <w:r>
        <w:rPr>
          <w:rFonts w:hint="eastAsia"/>
        </w:rPr>
        <w:t>在实验过程中，样品的制备要求为按照规定浓度配制碳酸钙悬浮液，确保悬浮液均匀无沉淀。过滤前，需确保滤布湿润、平整，并正确安装于板框压滤机上。</w:t>
      </w:r>
    </w:p>
    <w:p w14:paraId="1F98CF90">
      <w:pPr>
        <w:pStyle w:val="104"/>
        <w:ind w:firstLine="420"/>
      </w:pPr>
      <w:r>
        <w:rPr>
          <w:rFonts w:hint="eastAsia"/>
        </w:rPr>
        <w:t>过滤过程中，依次设置不同的过滤压力（如0.1</w:t>
      </w:r>
      <w:r>
        <w:t xml:space="preserve"> MPa、0.2 MPa、0.3 </w:t>
      </w:r>
      <w:r>
        <w:rPr>
          <w:rFonts w:hint="eastAsia"/>
        </w:rPr>
        <w:t>MPa），并保持压力恒定。记录每次过滤的滤液体积和过滤时间，根据记录的数据分析过滤速率与压力之间的关系。</w:t>
      </w:r>
    </w:p>
    <w:bookmarkEnd w:id="24"/>
    <w:bookmarkEnd w:id="27"/>
    <w:p w14:paraId="445F958A">
      <w:pPr>
        <w:pStyle w:val="6"/>
        <w:rPr>
          <w:rFonts w:hint="default" w:ascii="宋体" w:hAnsi="宋体" w:eastAsia="宋体"/>
          <w:b/>
          <w:bCs/>
          <w:i w:val="0"/>
          <w:iCs w:val="0"/>
          <w:color w:val="auto"/>
          <w:sz w:val="24"/>
          <w:szCs w:val="24"/>
          <w:lang w:eastAsia="zh-CN"/>
          <w:rPrChange w:id="567" w:author="杨欣" w:date="2025-04-25T21:59:31Z">
            <w:rPr>
              <w:rFonts w:hint="eastAsia" w:ascii="宋体" w:hAnsi="宋体" w:eastAsia="宋体"/>
              <w:color w:val="auto"/>
              <w:sz w:val="24"/>
              <w:szCs w:val="24"/>
              <w:lang w:eastAsia="zh-CN"/>
            </w:rPr>
          </w:rPrChange>
        </w:rPr>
        <w:pPrChange w:id="566" w:author="杨欣" w:date="2025-04-25T21:59:31Z">
          <w:pPr>
            <w:pStyle w:val="5"/>
          </w:pPr>
        </w:pPrChange>
      </w:pPr>
      <w:ins w:id="568" w:author="杨欣" w:date="2025-04-25T22:02:31Z">
        <w:bookmarkStart w:id="28" w:name="实验步骤"/>
        <w:r>
          <w:rPr>
            <w:rFonts w:hint="eastAsia" w:ascii="宋体" w:hAnsi="宋体" w:eastAsia="宋体"/>
            <w:color w:val="auto"/>
            <w:sz w:val="24"/>
            <w:szCs w:val="24"/>
            <w:lang w:eastAsia="zh-CN"/>
          </w:rPr>
          <w:t>2</w:t>
        </w:r>
      </w:ins>
      <w:ins w:id="569" w:author="杨欣" w:date="2025-04-25T22:02:31Z">
        <w:r>
          <w:rPr>
            <w:rFonts w:hint="eastAsia" w:ascii="宋体" w:hAnsi="宋体" w:eastAsia="宋体"/>
            <w:color w:val="auto"/>
            <w:sz w:val="24"/>
            <w:szCs w:val="24"/>
            <w:lang w:val="en-US" w:eastAsia="zh-CN"/>
          </w:rPr>
          <w:t>.</w:t>
        </w:r>
      </w:ins>
      <w:ins w:id="570" w:author="杨欣" w:date="2025-04-25T22:02:32Z">
        <w:r>
          <w:rPr>
            <w:rFonts w:hint="eastAsia" w:ascii="宋体" w:hAnsi="宋体" w:eastAsia="宋体"/>
            <w:color w:val="auto"/>
            <w:sz w:val="24"/>
            <w:szCs w:val="24"/>
            <w:lang w:val="en-US" w:eastAsia="zh-CN"/>
          </w:rPr>
          <w:t>4.5</w:t>
        </w:r>
      </w:ins>
      <w:r>
        <w:rPr>
          <w:rFonts w:hint="eastAsia" w:ascii="宋体" w:hAnsi="宋体" w:eastAsia="宋体"/>
          <w:b/>
          <w:bCs/>
          <w:i w:val="0"/>
          <w:iCs w:val="0"/>
          <w:color w:val="auto"/>
          <w:sz w:val="24"/>
          <w:szCs w:val="24"/>
          <w:lang w:eastAsia="zh-CN"/>
          <w:rPrChange w:id="571" w:author="杨欣" w:date="2025-04-25T21:59:31Z">
            <w:rPr>
              <w:rFonts w:hint="eastAsia" w:ascii="宋体" w:hAnsi="宋体" w:eastAsia="宋体"/>
              <w:color w:val="auto"/>
              <w:sz w:val="24"/>
              <w:szCs w:val="24"/>
              <w:lang w:eastAsia="zh-CN"/>
            </w:rPr>
          </w:rPrChange>
        </w:rPr>
        <w:t>实验步骤</w:t>
      </w:r>
    </w:p>
    <w:p w14:paraId="1BDAB9B3">
      <w:pPr>
        <w:pStyle w:val="102"/>
      </w:pPr>
      <w:r>
        <w:rPr>
          <w:rFonts w:hint="eastAsia"/>
        </w:rPr>
        <w:t>1）实验准备工作</w:t>
      </w:r>
    </w:p>
    <w:p w14:paraId="27FDB1DD">
      <w:pPr>
        <w:pStyle w:val="104"/>
        <w:ind w:firstLine="420"/>
      </w:pPr>
      <w:r>
        <w:rPr>
          <w:rFonts w:hint="eastAsia"/>
        </w:rPr>
        <w:t>（1）原料罐内配好浓度在</w:t>
      </w:r>
      <w:r>
        <w:t xml:space="preserve"> </w:t>
      </w:r>
      <m:oMath>
        <m:r>
          <m:rPr/>
          <w:rPr>
            <w:rFonts w:ascii="Cambria Math" w:hAnsi="Cambria Math"/>
          </w:rPr>
          <m:t>6</m:t>
        </m:r>
      </m:oMath>
      <w:r>
        <w:t xml:space="preserve"> </w:t>
      </w:r>
      <w:r>
        <w:rPr>
          <w:rFonts w:hint="eastAsia"/>
        </w:rPr>
        <w:t>左右的轻质碳酸钙悬浮液，系统接上电源，开启总电源，开启搅拌，使料浆搅拌均匀。</w:t>
      </w:r>
    </w:p>
    <w:p w14:paraId="3A1F8D60">
      <w:pPr>
        <w:pStyle w:val="104"/>
        <w:ind w:firstLine="420"/>
      </w:pPr>
      <w:r>
        <w:rPr>
          <w:rFonts w:hint="eastAsia"/>
        </w:rPr>
        <w:t>（2）在滤液水槽中加入一定高度液位的水（水位在标尺</w:t>
      </w:r>
      <w:r>
        <w:t xml:space="preserve"> 50 mm </w:t>
      </w:r>
      <w:r>
        <w:rPr>
          <w:rFonts w:hint="eastAsia"/>
        </w:rPr>
        <w:t>处即可）。</w:t>
      </w:r>
    </w:p>
    <w:p w14:paraId="31226B78">
      <w:pPr>
        <w:pStyle w:val="104"/>
        <w:ind w:firstLine="420"/>
      </w:pPr>
      <w:r>
        <w:rPr>
          <w:rFonts w:hint="eastAsia"/>
        </w:rPr>
        <w:t>（3）板框过滤机板，框排列顺序为固定头</w:t>
      </w:r>
      <w:r>
        <w:t xml:space="preserve"> </w:t>
      </w:r>
      <m:oMath>
        <m:r>
          <m:rPr>
            <m:sty m:val="p"/>
          </m:rPr>
          <w:rPr>
            <w:rFonts w:ascii="Cambria Math" w:hAnsi="Cambria Math"/>
          </w:rPr>
          <m:t>→</m:t>
        </m:r>
      </m:oMath>
      <w:r>
        <w:t xml:space="preserve"> </w:t>
      </w:r>
      <w:r>
        <w:rPr>
          <w:rFonts w:hint="eastAsia"/>
        </w:rPr>
        <w:t>非洗涤板</w:t>
      </w:r>
      <w:r>
        <w:t xml:space="preserve"> </w:t>
      </w:r>
      <m:oMath>
        <m:d>
          <m:dPr>
            <m:ctrlPr>
              <w:rPr>
                <w:rFonts w:ascii="Cambria Math" w:hAnsi="Cambria Math"/>
              </w:rPr>
            </m:ctrlPr>
          </m:dPr>
          <m:e>
            <m:r>
              <m:rPr>
                <m:sty m:val="p"/>
              </m:rPr>
              <w:rPr>
                <w:rFonts w:ascii="Cambria Math" w:hAnsi="Cambria Math"/>
              </w:rPr>
              <m:t>⋅</m:t>
            </m:r>
            <m:ctrlPr>
              <w:rPr>
                <w:rFonts w:ascii="Cambria Math" w:hAnsi="Cambria Math"/>
              </w:rPr>
            </m:ctrlPr>
          </m:e>
        </m:d>
        <m:r>
          <m:rPr>
            <m:sty m:val="p"/>
          </m:rPr>
          <w:rPr>
            <w:rFonts w:ascii="Cambria Math" w:hAnsi="Cambria Math"/>
          </w:rPr>
          <m:t>→</m:t>
        </m:r>
      </m:oMath>
      <w:r>
        <w:t xml:space="preserve"> </w:t>
      </w:r>
      <w:r>
        <w:rPr>
          <w:rFonts w:hint="eastAsia"/>
        </w:rPr>
        <w:t>框</w:t>
      </w:r>
      <w:r>
        <w:t xml:space="preserve"> </w:t>
      </w:r>
      <m:oMath>
        <m:d>
          <m:dPr>
            <m:ctrlPr>
              <w:rPr>
                <w:rFonts w:ascii="Cambria Math" w:hAnsi="Cambria Math"/>
              </w:rPr>
            </m:ctrlPr>
          </m:dPr>
          <m:e>
            <m:r>
              <m:rPr>
                <m:sty m:val="p"/>
              </m:rPr>
              <w:rPr>
                <w:rFonts w:ascii="Cambria Math" w:hAnsi="Cambria Math"/>
              </w:rPr>
              <m:t>:</m:t>
            </m:r>
            <m:ctrlPr>
              <w:rPr>
                <w:rFonts w:ascii="Cambria Math" w:hAnsi="Cambria Math"/>
              </w:rPr>
            </m:ctrlPr>
          </m:e>
        </m:d>
        <m:r>
          <m:rPr>
            <m:sty m:val="p"/>
          </m:rPr>
          <w:rPr>
            <w:rFonts w:ascii="Cambria Math" w:hAnsi="Cambria Math"/>
          </w:rPr>
          <m:t>→</m:t>
        </m:r>
      </m:oMath>
      <w:r>
        <w:t xml:space="preserve"> </w:t>
      </w:r>
      <w:r>
        <w:rPr>
          <w:rFonts w:hint="eastAsia"/>
        </w:rPr>
        <w:t>洗深板</w:t>
      </w:r>
      <w:r>
        <w:t xml:space="preserve"> </w:t>
      </w:r>
      <m:oMath>
        <m:d>
          <m:dPr>
            <m:ctrlPr>
              <w:rPr>
                <w:rFonts w:ascii="Cambria Math" w:hAnsi="Cambria Math"/>
              </w:rPr>
            </m:ctrlPr>
          </m:dPr>
          <m:e>
            <m:r>
              <m:rPr>
                <m:sty m:val="p"/>
              </m:rPr>
              <w:rPr>
                <w:rFonts w:ascii="Cambria Math" w:hAnsi="Cambria Math"/>
              </w:rPr>
              <m:t>:</m:t>
            </m:r>
            <m:ctrlPr>
              <w:rPr>
                <w:rFonts w:ascii="Cambria Math" w:hAnsi="Cambria Math"/>
              </w:rPr>
            </m:ctrlPr>
          </m:e>
        </m:d>
        <m:r>
          <m:rPr>
            <m:sty m:val="p"/>
          </m:rPr>
          <w:rPr>
            <w:rFonts w:ascii="Cambria Math" w:hAnsi="Cambria Math"/>
          </w:rPr>
          <m:t>→</m:t>
        </m:r>
      </m:oMath>
      <w:r>
        <w:t xml:space="preserve"> </w:t>
      </w:r>
      <w:r>
        <w:rPr>
          <w:rFonts w:hint="eastAsia"/>
        </w:rPr>
        <w:t>框</w:t>
      </w:r>
      <w:r>
        <w:t xml:space="preserve"> </w:t>
      </w:r>
      <m:oMath>
        <m:d>
          <m:dPr>
            <m:ctrlPr>
              <w:rPr>
                <w:rFonts w:ascii="Cambria Math" w:hAnsi="Cambria Math"/>
              </w:rPr>
            </m:ctrlPr>
          </m:dPr>
          <m:e>
            <m:r>
              <m:rPr>
                <m:sty m:val="p"/>
              </m:rPr>
              <w:rPr>
                <w:rFonts w:ascii="Cambria Math" w:hAnsi="Cambria Math"/>
              </w:rPr>
              <m:t>:</m:t>
            </m:r>
            <m:ctrlPr>
              <w:rPr>
                <w:rFonts w:ascii="Cambria Math" w:hAnsi="Cambria Math"/>
              </w:rPr>
            </m:ctrlPr>
          </m:e>
        </m:d>
        <m:r>
          <m:rPr>
            <m:sty m:val="p"/>
          </m:rPr>
          <w:rPr>
            <w:rFonts w:ascii="Cambria Math" w:hAnsi="Cambria Math"/>
          </w:rPr>
          <m:t>→</m:t>
        </m:r>
      </m:oMath>
      <w:r>
        <w:t xml:space="preserve"> </w:t>
      </w:r>
      <w:r>
        <w:rPr>
          <w:rFonts w:hint="eastAsia"/>
        </w:rPr>
        <w:t>非洗深板（</w:t>
      </w:r>
      <w:r>
        <w:t xml:space="preserve"> </w:t>
      </w:r>
      <m:oMath>
        <m:r>
          <m:rPr>
            <m:sty m:val="p"/>
          </m:rPr>
          <w:rPr>
            <w:rFonts w:ascii="Cambria Math" w:hAnsi="Cambria Math"/>
          </w:rPr>
          <m:t>⋅</m:t>
        </m:r>
      </m:oMath>
      <w:r>
        <w:t xml:space="preserve"> </w:t>
      </w:r>
      <w:r>
        <w:rPr>
          <w:rFonts w:hint="eastAsia"/>
        </w:rPr>
        <w:t>）</w:t>
      </w:r>
      <m:oMath>
        <m:r>
          <m:rPr>
            <m:sty m:val="p"/>
          </m:rPr>
          <w:rPr>
            <w:rFonts w:ascii="Cambria Math" w:hAnsi="Cambria Math"/>
          </w:rPr>
          <m:t>→</m:t>
        </m:r>
      </m:oMath>
      <w:r>
        <w:t xml:space="preserve"> </w:t>
      </w:r>
      <w:r>
        <w:rPr>
          <w:rFonts w:hint="eastAsia"/>
        </w:rPr>
        <w:t>可动头。用压紧装置压紧后待用。</w:t>
      </w:r>
      <w:r>
        <w:br w:type="textWrapping"/>
      </w:r>
      <w:r>
        <w:rPr>
          <w:rFonts w:hint="eastAsia"/>
        </w:rPr>
        <w:t>2）过滤实验</w:t>
      </w:r>
    </w:p>
    <w:p w14:paraId="732C6FAA">
      <w:pPr>
        <w:pStyle w:val="104"/>
        <w:ind w:firstLine="420"/>
      </w:pPr>
      <w:r>
        <w:rPr>
          <w:rFonts w:hint="eastAsia"/>
        </w:rPr>
        <w:t>（1）阀门9，7全开，其他阀门全部关闭（图3－23）。启动旋涡泵19，打开阀门12，利用料液回水阔7调节压力，使压力表11达到规定值。</w:t>
      </w:r>
    </w:p>
    <w:p w14:paraId="13F9320E">
      <w:pPr>
        <w:pStyle w:val="104"/>
        <w:ind w:firstLine="420"/>
      </w:pPr>
      <w:r>
        <w:rPr>
          <w:rFonts w:hint="eastAsia"/>
        </w:rPr>
        <w:t>（2）待压力表11数值稳定后，打开过滤后憈液入口阔A，随后快速打开过滤机出口阀门B，C开始过滤。当计量桶13内见到第一滴液体时开始计时，记录滤液每增加高度</w:t>
      </w:r>
      <w:r>
        <w:t xml:space="preserve"> 10 mm </w:t>
      </w:r>
      <w:r>
        <w:rPr>
          <w:rFonts w:hint="eastAsia"/>
        </w:rPr>
        <w:t>时所用的时间。当计量桶</w:t>
      </w:r>
      <w:r>
        <w:t xml:space="preserve"> 13 </w:t>
      </w:r>
      <w:r>
        <w:rPr>
          <w:rFonts w:hint="eastAsia"/>
        </w:rPr>
        <w:t>读数为</w:t>
      </w:r>
      <w:r>
        <w:t xml:space="preserve"> 150 mm </w:t>
      </w:r>
      <w:r>
        <w:rPr>
          <w:rFonts w:hint="eastAsia"/>
        </w:rPr>
        <w:t>时停止计时，并立即关闭后进料阔</w:t>
      </w:r>
      <w:r>
        <w:t xml:space="preserve"> B。</w:t>
      </w:r>
    </w:p>
    <w:p w14:paraId="21F89AE3">
      <w:pPr>
        <w:pStyle w:val="104"/>
        <w:ind w:firstLine="420"/>
        <w:rPr>
          <w:ins w:id="572" w:author="杨欣" w:date="2025-04-25T21:59:35Z"/>
          <w:rFonts w:hint="eastAsia"/>
        </w:rPr>
      </w:pPr>
      <w:r>
        <w:rPr>
          <w:rFonts w:hint="eastAsia"/>
        </w:rPr>
        <w:t>（3）打开料液回水阔</w:t>
      </w:r>
      <w:r>
        <w:t xml:space="preserve"> 7 </w:t>
      </w:r>
      <w:r>
        <w:rPr>
          <w:rFonts w:hint="eastAsia"/>
        </w:rPr>
        <w:t>使压力表11指示值下降，关闭泵开关。放出计量槽内的滤液倒回槽内，以保证料浆浓度恒定。</w:t>
      </w:r>
      <w:r>
        <w:br w:type="textWrapping"/>
      </w:r>
      <w:r>
        <w:rPr>
          <w:rFonts w:hint="eastAsia"/>
        </w:rPr>
        <w:t>过程中应记录实验数据于下表中：</w:t>
      </w:r>
    </w:p>
    <w:p w14:paraId="5D333FDA">
      <w:pPr>
        <w:pStyle w:val="104"/>
        <w:ind w:firstLine="420"/>
        <w:jc w:val="center"/>
        <w:rPr>
          <w:rFonts w:hint="default" w:eastAsia="宋体"/>
          <w:lang w:val="en-US" w:eastAsia="zh-CN"/>
        </w:rPr>
        <w:pPrChange w:id="573" w:author="杨欣" w:date="2025-04-25T22:01:30Z">
          <w:pPr>
            <w:pStyle w:val="104"/>
            <w:ind w:firstLine="420"/>
          </w:pPr>
        </w:pPrChange>
      </w:pPr>
      <w:ins w:id="574" w:author="杨欣" w:date="2025-04-25T21:59:38Z">
        <w:r>
          <w:rPr>
            <w:rFonts w:hint="eastAsia"/>
            <w:lang w:val="en-US" w:eastAsia="zh-CN"/>
          </w:rPr>
          <w:t xml:space="preserve">表 </w:t>
        </w:r>
      </w:ins>
      <w:ins w:id="575" w:author="杨欣" w:date="2025-04-25T21:59:39Z">
        <w:r>
          <w:rPr>
            <w:rFonts w:hint="eastAsia"/>
            <w:lang w:val="en-US" w:eastAsia="zh-CN"/>
          </w:rPr>
          <w:t xml:space="preserve">  </w:t>
        </w:r>
      </w:ins>
      <w:ins w:id="576" w:author="杨欣" w:date="2025-04-25T21:59:40Z">
        <w:r>
          <w:rPr>
            <w:rFonts w:hint="eastAsia"/>
            <w:lang w:val="en-US" w:eastAsia="zh-CN"/>
          </w:rPr>
          <w:t xml:space="preserve">  。。</w:t>
        </w:r>
      </w:ins>
      <w:ins w:id="577" w:author="杨欣" w:date="2025-04-25T21:59:41Z">
        <w:r>
          <w:rPr>
            <w:rFonts w:hint="eastAsia"/>
            <w:lang w:val="en-US" w:eastAsia="zh-CN"/>
          </w:rPr>
          <w:t>。。。</w:t>
        </w:r>
      </w:ins>
      <w:ins w:id="578" w:author="杨欣" w:date="2025-04-25T21:59:43Z">
        <w:r>
          <w:rPr>
            <w:rFonts w:hint="eastAsia"/>
            <w:lang w:val="en-US" w:eastAsia="zh-CN"/>
          </w:rPr>
          <w:t>（</w:t>
        </w:r>
      </w:ins>
      <w:ins w:id="579" w:author="杨欣" w:date="2025-04-25T21:59:45Z">
        <w:r>
          <w:rPr>
            <w:rFonts w:hint="eastAsia"/>
            <w:lang w:val="en-US" w:eastAsia="zh-CN"/>
          </w:rPr>
          <w:t>表</w:t>
        </w:r>
      </w:ins>
      <w:ins w:id="580" w:author="杨欣" w:date="2025-04-25T21:59:47Z">
        <w:r>
          <w:rPr>
            <w:rFonts w:hint="eastAsia"/>
            <w:lang w:val="en-US" w:eastAsia="zh-CN"/>
          </w:rPr>
          <w:t>要有</w:t>
        </w:r>
      </w:ins>
      <w:ins w:id="581" w:author="杨欣" w:date="2025-04-25T21:59:48Z">
        <w:r>
          <w:rPr>
            <w:rFonts w:hint="eastAsia"/>
            <w:lang w:val="en-US" w:eastAsia="zh-CN"/>
          </w:rPr>
          <w:t>表</w:t>
        </w:r>
      </w:ins>
      <w:ins w:id="582" w:author="杨欣" w:date="2025-04-25T21:59:52Z">
        <w:r>
          <w:rPr>
            <w:rFonts w:hint="eastAsia"/>
            <w:lang w:val="en-US" w:eastAsia="zh-CN"/>
          </w:rPr>
          <w:t>的</w:t>
        </w:r>
      </w:ins>
      <w:ins w:id="583" w:author="杨欣" w:date="2025-04-25T21:59:54Z">
        <w:r>
          <w:rPr>
            <w:rFonts w:hint="eastAsia"/>
            <w:lang w:val="en-US" w:eastAsia="zh-CN"/>
          </w:rPr>
          <w:t>编号和</w:t>
        </w:r>
      </w:ins>
      <w:ins w:id="584" w:author="杨欣" w:date="2025-04-25T21:59:56Z">
        <w:r>
          <w:rPr>
            <w:rFonts w:hint="eastAsia"/>
            <w:lang w:val="en-US" w:eastAsia="zh-CN"/>
          </w:rPr>
          <w:t>表</w:t>
        </w:r>
      </w:ins>
      <w:ins w:id="585" w:author="杨欣" w:date="2025-04-25T21:59:48Z">
        <w:r>
          <w:rPr>
            <w:rFonts w:hint="eastAsia"/>
            <w:lang w:val="en-US" w:eastAsia="zh-CN"/>
          </w:rPr>
          <w:t>头</w:t>
        </w:r>
      </w:ins>
      <w:ins w:id="586" w:author="杨欣" w:date="2025-04-25T21:59:43Z">
        <w:r>
          <w:rPr>
            <w:rFonts w:hint="eastAsia"/>
            <w:lang w:val="en-US" w:eastAsia="zh-CN"/>
          </w:rPr>
          <w:t>）</w:t>
        </w:r>
      </w:ins>
    </w:p>
    <w:tbl>
      <w:tblPr>
        <w:tblStyle w:val="44"/>
        <w:tblW w:w="0" w:type="auto"/>
        <w:tblInd w:w="0" w:type="dxa"/>
        <w:tblLayout w:type="autofit"/>
        <w:tblCellMar>
          <w:top w:w="0" w:type="dxa"/>
          <w:left w:w="108" w:type="dxa"/>
          <w:bottom w:w="0" w:type="dxa"/>
          <w:right w:w="108" w:type="dxa"/>
        </w:tblCellMar>
      </w:tblPr>
      <w:tblGrid>
        <w:gridCol w:w="445"/>
        <w:gridCol w:w="613"/>
        <w:gridCol w:w="435"/>
        <w:gridCol w:w="435"/>
        <w:gridCol w:w="761"/>
        <w:gridCol w:w="757"/>
        <w:gridCol w:w="791"/>
        <w:gridCol w:w="757"/>
        <w:gridCol w:w="761"/>
        <w:gridCol w:w="791"/>
        <w:gridCol w:w="757"/>
        <w:gridCol w:w="757"/>
        <w:gridCol w:w="796"/>
      </w:tblGrid>
      <w:tr w14:paraId="161232FE">
        <w:tblPrEx>
          <w:tblCellMar>
            <w:top w:w="0" w:type="dxa"/>
            <w:left w:w="108" w:type="dxa"/>
            <w:bottom w:w="0" w:type="dxa"/>
            <w:right w:w="108" w:type="dxa"/>
          </w:tblCellMar>
        </w:tblPrEx>
        <w:trPr>
          <w:tblHeader/>
        </w:trPr>
        <w:tc>
          <w:tcPr>
            <w:tcW w:w="0" w:type="auto"/>
            <w:tcBorders>
              <w:top w:val="single" w:color="auto" w:sz="4" w:space="0"/>
              <w:bottom w:val="single" w:color="auto" w:sz="0" w:space="0"/>
              <w:insideH w:val="single" w:sz="0" w:space="0"/>
            </w:tcBorders>
            <w:vAlign w:val="bottom"/>
          </w:tcPr>
          <w:p w14:paraId="595AC271">
            <w:pPr>
              <w:pStyle w:val="27"/>
              <w:jc w:val="center"/>
              <w:rPr>
                <w:rFonts w:hint="eastAsia" w:ascii="宋体" w:hAnsi="宋体" w:eastAsia="宋体"/>
                <w:sz w:val="15"/>
                <w:szCs w:val="15"/>
              </w:rPr>
            </w:pPr>
            <w:r>
              <w:rPr>
                <w:rFonts w:hint="eastAsia" w:ascii="宋体" w:hAnsi="宋体" w:eastAsia="宋体"/>
                <w:sz w:val="15"/>
                <w:szCs w:val="15"/>
              </w:rPr>
              <w:t>序号</w:t>
            </w:r>
          </w:p>
        </w:tc>
        <w:tc>
          <w:tcPr>
            <w:tcW w:w="0" w:type="auto"/>
            <w:tcBorders>
              <w:top w:val="single" w:color="auto" w:sz="4" w:space="0"/>
              <w:bottom w:val="single" w:color="auto" w:sz="0" w:space="0"/>
              <w:insideH w:val="single" w:sz="0" w:space="0"/>
            </w:tcBorders>
            <w:vAlign w:val="bottom"/>
          </w:tcPr>
          <w:p w14:paraId="09E249F0">
            <w:pPr>
              <w:pStyle w:val="27"/>
              <w:jc w:val="center"/>
              <w:rPr>
                <w:rFonts w:hint="eastAsia" w:ascii="宋体" w:hAnsi="宋体" w:eastAsia="宋体"/>
                <w:sz w:val="15"/>
                <w:szCs w:val="15"/>
              </w:rPr>
            </w:pPr>
            <w:r>
              <w:rPr>
                <w:rFonts w:hint="eastAsia" w:ascii="宋体" w:hAnsi="宋体" w:eastAsia="宋体"/>
                <w:sz w:val="15"/>
                <w:szCs w:val="15"/>
              </w:rPr>
              <w:t>高度</w:t>
            </w:r>
            <w:r>
              <w:rPr>
                <w:rFonts w:ascii="宋体" w:hAnsi="宋体" w:eastAsia="宋体"/>
                <w:sz w:val="15"/>
                <w:szCs w:val="15"/>
              </w:rPr>
              <w:t xml:space="preserve"> </w:t>
            </w:r>
            <m:oMath>
              <m:r>
                <m:rPr/>
                <w:rPr>
                  <w:rFonts w:ascii="Cambria Math" w:hAnsi="Cambria Math" w:eastAsia="宋体"/>
                  <w:sz w:val="15"/>
                  <w:szCs w:val="15"/>
                </w:rPr>
                <m:t>(mm)</m:t>
              </m:r>
            </m:oMath>
          </w:p>
        </w:tc>
        <w:tc>
          <w:tcPr>
            <w:tcW w:w="0" w:type="auto"/>
            <w:tcBorders>
              <w:top w:val="single" w:color="auto" w:sz="4" w:space="0"/>
              <w:bottom w:val="single" w:color="auto" w:sz="0" w:space="0"/>
              <w:insideH w:val="single" w:sz="0" w:space="0"/>
            </w:tcBorders>
            <w:vAlign w:val="bottom"/>
          </w:tcPr>
          <w:p w14:paraId="493B2A58">
            <w:pPr>
              <w:pStyle w:val="27"/>
              <w:jc w:val="center"/>
              <w:rPr>
                <w:rFonts w:hint="eastAsia" w:ascii="宋体" w:hAnsi="宋体" w:eastAsia="宋体"/>
                <w:sz w:val="15"/>
                <w:szCs w:val="15"/>
                <w:lang w:eastAsia="zh-CN"/>
              </w:rPr>
            </w:pPr>
            <m:oMath>
              <m:r>
                <m:rPr/>
                <w:rPr>
                  <w:rFonts w:ascii="Cambria Math" w:hAnsi="Cambria Math" w:eastAsia="宋体"/>
                  <w:sz w:val="15"/>
                  <w:szCs w:val="15"/>
                </w:rPr>
                <m:t>q</m:t>
              </m:r>
            </m:oMath>
            <w:r>
              <w:rPr>
                <w:rFonts w:ascii="宋体" w:hAnsi="宋体" w:eastAsia="宋体"/>
                <w:sz w:val="15"/>
                <w:szCs w:val="15"/>
              </w:rPr>
              <w:t xml:space="preserve"> </w:t>
            </w:r>
            <w:r>
              <w:rPr>
                <w:rFonts w:ascii="Cambria Math" w:hAnsi="Cambria Math" w:eastAsia="宋体"/>
                <w:i/>
                <w:sz w:val="15"/>
                <w:szCs w:val="15"/>
              </w:rPr>
              <w:br w:type="textWrapping"/>
            </w:r>
            <m:oMathPara>
              <m:oMath>
                <m:sSup>
                  <m:sSupPr>
                    <m:ctrlPr>
                      <w:rPr>
                        <w:rFonts w:ascii="Cambria Math" w:hAnsi="Cambria Math" w:eastAsia="宋体"/>
                        <w:i/>
                        <w:sz w:val="15"/>
                        <w:szCs w:val="15"/>
                      </w:rPr>
                    </m:ctrlPr>
                  </m:sSupPr>
                  <m:e>
                    <m:r>
                      <m:rPr/>
                      <w:rPr>
                        <w:rFonts w:ascii="Cambria Math" w:hAnsi="Cambria Math" w:eastAsia="宋体"/>
                        <w:sz w:val="15"/>
                        <w:szCs w:val="15"/>
                        <w:lang w:eastAsia="zh-CN"/>
                      </w:rPr>
                      <m:t>(</m:t>
                    </m:r>
                    <m:r>
                      <m:rPr/>
                      <w:rPr>
                        <w:rFonts w:hint="eastAsia" w:ascii="Cambria Math" w:hAnsi="Cambria Math" w:eastAsia="宋体"/>
                        <w:sz w:val="15"/>
                        <w:szCs w:val="15"/>
                        <w:lang w:eastAsia="zh-CN"/>
                      </w:rPr>
                      <m:t>m</m:t>
                    </m:r>
                    <m:ctrlPr>
                      <w:rPr>
                        <w:rFonts w:hint="eastAsia" w:ascii="Cambria Math" w:hAnsi="Cambria Math" w:eastAsia="宋体"/>
                        <w:i/>
                        <w:sz w:val="15"/>
                        <w:szCs w:val="15"/>
                        <w:lang w:eastAsia="zh-CN"/>
                      </w:rPr>
                    </m:ctrlPr>
                  </m:e>
                  <m:sup>
                    <m:r>
                      <m:rPr/>
                      <w:rPr>
                        <w:rFonts w:ascii="Cambria Math" w:hAnsi="Cambria Math" w:eastAsia="宋体"/>
                        <w:sz w:val="15"/>
                        <w:szCs w:val="15"/>
                      </w:rPr>
                      <m:t>3</m:t>
                    </m:r>
                    <m:ctrlPr>
                      <w:rPr>
                        <w:rFonts w:ascii="Cambria Math" w:hAnsi="Cambria Math" w:eastAsia="宋体"/>
                        <w:i/>
                        <w:sz w:val="15"/>
                        <w:szCs w:val="15"/>
                      </w:rPr>
                    </m:ctrlPr>
                  </m:sup>
                </m:sSup>
                <m:sSup>
                  <m:sSupPr>
                    <m:ctrlPr>
                      <w:rPr>
                        <w:rFonts w:ascii="Cambria Math" w:hAnsi="Cambria Math" w:eastAsia="宋体"/>
                        <w:i/>
                        <w:sz w:val="15"/>
                        <w:szCs w:val="15"/>
                      </w:rPr>
                    </m:ctrlPr>
                  </m:sSupPr>
                  <m:e>
                    <m:r>
                      <m:rPr/>
                      <w:rPr>
                        <w:rFonts w:ascii="Cambria Math" w:hAnsi="Cambria Math" w:eastAsia="宋体"/>
                        <w:sz w:val="15"/>
                        <w:szCs w:val="15"/>
                      </w:rPr>
                      <m:t>/m</m:t>
                    </m:r>
                    <m:ctrlPr>
                      <w:rPr>
                        <w:rFonts w:ascii="Cambria Math" w:hAnsi="Cambria Math" w:eastAsia="宋体"/>
                        <w:i/>
                        <w:sz w:val="15"/>
                        <w:szCs w:val="15"/>
                      </w:rPr>
                    </m:ctrlPr>
                  </m:e>
                  <m:sup>
                    <m:r>
                      <m:rPr/>
                      <w:rPr>
                        <w:rFonts w:ascii="Cambria Math" w:hAnsi="Cambria Math" w:eastAsia="宋体"/>
                        <w:sz w:val="15"/>
                        <w:szCs w:val="15"/>
                      </w:rPr>
                      <m:t>2</m:t>
                    </m:r>
                    <m:ctrlPr>
                      <w:rPr>
                        <w:rFonts w:ascii="Cambria Math" w:hAnsi="Cambria Math" w:eastAsia="宋体"/>
                        <w:i/>
                        <w:sz w:val="15"/>
                        <w:szCs w:val="15"/>
                      </w:rPr>
                    </m:ctrlPr>
                  </m:sup>
                </m:sSup>
                <m:r>
                  <m:rPr/>
                  <w:rPr>
                    <w:rFonts w:ascii="Cambria Math" w:hAnsi="Cambria Math" w:eastAsia="宋体"/>
                    <w:sz w:val="15"/>
                    <w:szCs w:val="15"/>
                  </w:rPr>
                  <m:t>)</m:t>
                </m:r>
              </m:oMath>
            </m:oMathPara>
          </w:p>
        </w:tc>
        <w:tc>
          <w:tcPr>
            <w:tcW w:w="0" w:type="auto"/>
            <w:tcBorders>
              <w:top w:val="single" w:color="auto" w:sz="4" w:space="0"/>
              <w:bottom w:val="single" w:color="auto" w:sz="0" w:space="0"/>
              <w:insideH w:val="single" w:sz="0" w:space="0"/>
            </w:tcBorders>
            <w:vAlign w:val="bottom"/>
          </w:tcPr>
          <w:p w14:paraId="7DD4479C">
            <w:pPr>
              <w:pStyle w:val="27"/>
              <w:jc w:val="center"/>
              <w:rPr>
                <w:rFonts w:hint="eastAsia" w:ascii="宋体" w:hAnsi="宋体" w:eastAsia="宋体"/>
                <w:sz w:val="15"/>
                <w:szCs w:val="15"/>
              </w:rPr>
            </w:pPr>
            <m:oMath>
              <m:acc>
                <m:accPr>
                  <m:chr m:val="‾"/>
                  <m:ctrlPr>
                    <w:rPr>
                      <w:rFonts w:ascii="Cambria Math" w:hAnsi="Cambria Math" w:eastAsia="宋体"/>
                      <w:sz w:val="15"/>
                      <w:szCs w:val="15"/>
                    </w:rPr>
                  </m:ctrlPr>
                </m:accPr>
                <m:e>
                  <m:r>
                    <m:rPr/>
                    <w:rPr>
                      <w:rFonts w:ascii="Cambria Math" w:hAnsi="Cambria Math" w:eastAsia="宋体"/>
                      <w:sz w:val="15"/>
                      <w:szCs w:val="15"/>
                    </w:rPr>
                    <m:t>q</m:t>
                  </m:r>
                  <m:ctrlPr>
                    <w:rPr>
                      <w:rFonts w:ascii="Cambria Math" w:hAnsi="Cambria Math" w:eastAsia="宋体"/>
                      <w:sz w:val="15"/>
                      <w:szCs w:val="15"/>
                    </w:rPr>
                  </m:ctrlPr>
                </m:e>
              </m:acc>
            </m:oMath>
            <w:r>
              <w:rPr>
                <w:rFonts w:ascii="宋体" w:hAnsi="宋体" w:eastAsia="宋体"/>
                <w:sz w:val="15"/>
                <w:szCs w:val="15"/>
              </w:rPr>
              <w:t xml:space="preserve"> </w:t>
            </w:r>
            <w:r>
              <w:rPr>
                <w:rFonts w:ascii="Cambria Math" w:hAnsi="Cambria Math" w:eastAsia="宋体"/>
                <w:i/>
                <w:sz w:val="15"/>
                <w:szCs w:val="15"/>
              </w:rPr>
              <w:br w:type="textWrapping"/>
            </w:r>
            <m:oMathPara>
              <m:oMath>
                <m:sSup>
                  <m:sSupPr>
                    <m:ctrlPr>
                      <w:rPr>
                        <w:rFonts w:ascii="Cambria Math" w:hAnsi="Cambria Math" w:eastAsia="宋体"/>
                        <w:i/>
                        <w:sz w:val="15"/>
                        <w:szCs w:val="15"/>
                      </w:rPr>
                    </m:ctrlPr>
                  </m:sSupPr>
                  <m:e>
                    <m:r>
                      <m:rPr/>
                      <w:rPr>
                        <w:rFonts w:ascii="Cambria Math" w:hAnsi="Cambria Math" w:eastAsia="宋体"/>
                        <w:sz w:val="15"/>
                        <w:szCs w:val="15"/>
                        <w:lang w:eastAsia="zh-CN"/>
                      </w:rPr>
                      <m:t>(</m:t>
                    </m:r>
                    <m:r>
                      <m:rPr/>
                      <w:rPr>
                        <w:rFonts w:hint="eastAsia" w:ascii="Cambria Math" w:hAnsi="Cambria Math" w:eastAsia="宋体"/>
                        <w:sz w:val="15"/>
                        <w:szCs w:val="15"/>
                        <w:lang w:eastAsia="zh-CN"/>
                      </w:rPr>
                      <m:t>m</m:t>
                    </m:r>
                    <m:ctrlPr>
                      <w:rPr>
                        <w:rFonts w:hint="eastAsia" w:ascii="Cambria Math" w:hAnsi="Cambria Math" w:eastAsia="宋体"/>
                        <w:i/>
                        <w:sz w:val="15"/>
                        <w:szCs w:val="15"/>
                        <w:lang w:eastAsia="zh-CN"/>
                      </w:rPr>
                    </m:ctrlPr>
                  </m:e>
                  <m:sup>
                    <m:r>
                      <m:rPr/>
                      <w:rPr>
                        <w:rFonts w:ascii="Cambria Math" w:hAnsi="Cambria Math" w:eastAsia="宋体"/>
                        <w:sz w:val="15"/>
                        <w:szCs w:val="15"/>
                      </w:rPr>
                      <m:t>3</m:t>
                    </m:r>
                    <m:ctrlPr>
                      <w:rPr>
                        <w:rFonts w:ascii="Cambria Math" w:hAnsi="Cambria Math" w:eastAsia="宋体"/>
                        <w:i/>
                        <w:sz w:val="15"/>
                        <w:szCs w:val="15"/>
                      </w:rPr>
                    </m:ctrlPr>
                  </m:sup>
                </m:sSup>
                <m:sSup>
                  <m:sSupPr>
                    <m:ctrlPr>
                      <w:rPr>
                        <w:rFonts w:ascii="Cambria Math" w:hAnsi="Cambria Math" w:eastAsia="宋体"/>
                        <w:i/>
                        <w:sz w:val="15"/>
                        <w:szCs w:val="15"/>
                      </w:rPr>
                    </m:ctrlPr>
                  </m:sSupPr>
                  <m:e>
                    <m:r>
                      <m:rPr/>
                      <w:rPr>
                        <w:rFonts w:ascii="Cambria Math" w:hAnsi="Cambria Math" w:eastAsia="宋体"/>
                        <w:sz w:val="15"/>
                        <w:szCs w:val="15"/>
                      </w:rPr>
                      <m:t>/m</m:t>
                    </m:r>
                    <m:ctrlPr>
                      <w:rPr>
                        <w:rFonts w:ascii="Cambria Math" w:hAnsi="Cambria Math" w:eastAsia="宋体"/>
                        <w:i/>
                        <w:sz w:val="15"/>
                        <w:szCs w:val="15"/>
                      </w:rPr>
                    </m:ctrlPr>
                  </m:e>
                  <m:sup>
                    <m:r>
                      <m:rPr/>
                      <w:rPr>
                        <w:rFonts w:ascii="Cambria Math" w:hAnsi="Cambria Math" w:eastAsia="宋体"/>
                        <w:sz w:val="15"/>
                        <w:szCs w:val="15"/>
                      </w:rPr>
                      <m:t>2</m:t>
                    </m:r>
                    <m:ctrlPr>
                      <w:rPr>
                        <w:rFonts w:ascii="Cambria Math" w:hAnsi="Cambria Math" w:eastAsia="宋体"/>
                        <w:i/>
                        <w:sz w:val="15"/>
                        <w:szCs w:val="15"/>
                      </w:rPr>
                    </m:ctrlPr>
                  </m:sup>
                </m:sSup>
                <m:r>
                  <m:rPr/>
                  <w:rPr>
                    <w:rFonts w:ascii="Cambria Math" w:hAnsi="Cambria Math" w:eastAsia="宋体"/>
                    <w:sz w:val="15"/>
                    <w:szCs w:val="15"/>
                  </w:rPr>
                  <m:t>)</m:t>
                </m:r>
              </m:oMath>
            </m:oMathPara>
          </w:p>
        </w:tc>
        <w:tc>
          <w:tcPr>
            <w:tcW w:w="0" w:type="auto"/>
            <w:tcBorders>
              <w:top w:val="single" w:color="auto" w:sz="4" w:space="0"/>
              <w:bottom w:val="single" w:color="auto" w:sz="0" w:space="0"/>
              <w:insideH w:val="single" w:sz="0" w:space="0"/>
            </w:tcBorders>
            <w:vAlign w:val="bottom"/>
          </w:tcPr>
          <w:p w14:paraId="00C449F8">
            <w:pPr>
              <w:pStyle w:val="27"/>
              <w:jc w:val="center"/>
              <w:rPr>
                <w:rFonts w:hint="eastAsia" w:ascii="宋体" w:hAnsi="宋体" w:eastAsia="宋体"/>
                <w:sz w:val="15"/>
                <w:szCs w:val="15"/>
              </w:rPr>
            </w:pPr>
            <m:oMathPara>
              <m:oMathParaPr>
                <m:jc m:val="center"/>
              </m:oMathParaPr>
              <m:oMath>
                <m:r>
                  <m:rPr/>
                  <w:rPr>
                    <w:rFonts w:ascii="Cambria Math" w:hAnsi="Cambria Math" w:eastAsia="宋体"/>
                    <w:sz w:val="15"/>
                    <w:szCs w:val="15"/>
                  </w:rPr>
                  <m:t>θ</m:t>
                </m:r>
              </m:oMath>
            </m:oMathPara>
          </w:p>
          <w:p w14:paraId="53CC1D1D">
            <w:pPr>
              <w:pStyle w:val="27"/>
              <w:jc w:val="center"/>
              <w:rPr>
                <w:rFonts w:hint="eastAsia" w:ascii="宋体" w:hAnsi="宋体" w:eastAsia="宋体"/>
                <w:sz w:val="15"/>
                <w:szCs w:val="15"/>
              </w:rPr>
            </w:pPr>
            <w:r>
              <w:rPr>
                <w:rFonts w:ascii="宋体" w:hAnsi="宋体" w:eastAsia="宋体"/>
                <w:sz w:val="15"/>
                <w:szCs w:val="15"/>
              </w:rPr>
              <w:t>(s)  0.05MPa</w:t>
            </w:r>
          </w:p>
        </w:tc>
        <w:tc>
          <w:tcPr>
            <w:tcW w:w="0" w:type="auto"/>
            <w:tcBorders>
              <w:top w:val="single" w:color="auto" w:sz="4" w:space="0"/>
              <w:bottom w:val="single" w:color="auto" w:sz="0" w:space="0"/>
              <w:insideH w:val="single" w:sz="0" w:space="0"/>
            </w:tcBorders>
            <w:vAlign w:val="bottom"/>
          </w:tcPr>
          <w:p w14:paraId="2CD40F3F">
            <w:pPr>
              <w:pStyle w:val="27"/>
              <w:jc w:val="center"/>
              <w:rPr>
                <w:rFonts w:hint="eastAsia" w:ascii="宋体" w:hAnsi="宋体" w:eastAsia="宋体"/>
                <w:sz w:val="15"/>
                <w:szCs w:val="15"/>
                <w:lang w:eastAsia="zh-CN"/>
              </w:rPr>
            </w:pPr>
            <m:oMathPara>
              <m:oMath>
                <m:r>
                  <m:rPr/>
                  <w:rPr>
                    <w:rFonts w:ascii="Cambria Math" w:hAnsi="Cambria Math" w:eastAsia="宋体"/>
                    <w:sz w:val="15"/>
                    <w:szCs w:val="15"/>
                  </w:rPr>
                  <m:t>Δθ</m:t>
                </m:r>
              </m:oMath>
            </m:oMathPara>
          </w:p>
          <w:p w14:paraId="5885BBAC">
            <w:pPr>
              <w:pStyle w:val="27"/>
              <w:jc w:val="center"/>
              <w:rPr>
                <w:rFonts w:hint="eastAsia" w:ascii="宋体" w:hAnsi="宋体" w:eastAsia="宋体"/>
                <w:sz w:val="15"/>
                <w:szCs w:val="15"/>
              </w:rPr>
            </w:pPr>
            <w:r>
              <w:rPr>
                <w:rFonts w:ascii="宋体" w:hAnsi="宋体" w:eastAsia="宋体"/>
                <w:sz w:val="15"/>
                <w:szCs w:val="15"/>
              </w:rPr>
              <w:t>(s) 0.05MPa</w:t>
            </w:r>
          </w:p>
        </w:tc>
        <w:tc>
          <w:tcPr>
            <w:tcW w:w="0" w:type="auto"/>
            <w:tcBorders>
              <w:top w:val="single" w:color="auto" w:sz="4" w:space="0"/>
              <w:bottom w:val="single" w:color="auto" w:sz="0" w:space="0"/>
              <w:insideH w:val="single" w:sz="0" w:space="0"/>
            </w:tcBorders>
            <w:vAlign w:val="bottom"/>
          </w:tcPr>
          <w:p w14:paraId="1D7DA308">
            <w:pPr>
              <w:pStyle w:val="27"/>
              <w:jc w:val="center"/>
              <w:rPr>
                <w:rFonts w:hint="eastAsia" w:ascii="宋体" w:hAnsi="宋体" w:eastAsia="宋体"/>
                <w:sz w:val="15"/>
                <w:szCs w:val="15"/>
              </w:rPr>
            </w:pPr>
            <m:oMath>
              <m:r>
                <m:rPr/>
                <w:rPr>
                  <w:rFonts w:ascii="Cambria Math" w:hAnsi="Cambria Math" w:eastAsia="宋体"/>
                  <w:sz w:val="15"/>
                  <w:szCs w:val="15"/>
                </w:rPr>
                <m:t>Δθ</m:t>
              </m:r>
              <m:r>
                <m:rPr>
                  <m:sty m:val="p"/>
                </m:rPr>
                <w:rPr>
                  <w:rFonts w:ascii="Cambria Math" w:hAnsi="Cambria Math" w:eastAsia="宋体"/>
                  <w:sz w:val="15"/>
                  <w:szCs w:val="15"/>
                </w:rPr>
                <m:t>/</m:t>
              </m:r>
              <m:r>
                <m:rPr/>
                <w:rPr>
                  <w:rFonts w:ascii="Cambria Math" w:hAnsi="Cambria Math" w:eastAsia="宋体"/>
                  <w:sz w:val="15"/>
                  <w:szCs w:val="15"/>
                </w:rPr>
                <m:t>Δq</m:t>
              </m:r>
            </m:oMath>
            <w:r>
              <w:rPr>
                <w:rFonts w:ascii="宋体" w:hAnsi="宋体" w:eastAsia="宋体"/>
                <w:sz w:val="15"/>
                <w:szCs w:val="15"/>
              </w:rPr>
              <w:t xml:space="preserve"> (s/m) 0.05MPa</w:t>
            </w:r>
          </w:p>
        </w:tc>
        <w:tc>
          <w:tcPr>
            <w:tcW w:w="0" w:type="auto"/>
            <w:tcBorders>
              <w:top w:val="single" w:color="auto" w:sz="4" w:space="0"/>
              <w:bottom w:val="single" w:color="auto" w:sz="0" w:space="0"/>
              <w:insideH w:val="single" w:sz="0" w:space="0"/>
            </w:tcBorders>
            <w:vAlign w:val="bottom"/>
          </w:tcPr>
          <w:p w14:paraId="04829E28">
            <w:pPr>
              <w:pStyle w:val="27"/>
              <w:jc w:val="center"/>
              <w:rPr>
                <w:rFonts w:hint="eastAsia" w:ascii="宋体" w:hAnsi="宋体" w:eastAsia="宋体"/>
                <w:sz w:val="15"/>
                <w:szCs w:val="15"/>
              </w:rPr>
            </w:pPr>
            <m:oMath>
              <m:r>
                <m:rPr/>
                <w:rPr>
                  <w:rFonts w:ascii="Cambria Math" w:hAnsi="Cambria Math" w:eastAsia="宋体"/>
                  <w:sz w:val="15"/>
                  <w:szCs w:val="15"/>
                </w:rPr>
                <m:t>θ</m:t>
              </m:r>
            </m:oMath>
            <w:r>
              <w:rPr>
                <w:rFonts w:ascii="宋体" w:hAnsi="宋体" w:eastAsia="宋体"/>
                <w:sz w:val="15"/>
                <w:szCs w:val="15"/>
              </w:rPr>
              <w:t xml:space="preserve"> </w:t>
            </w:r>
          </w:p>
          <w:p w14:paraId="77E432CF">
            <w:pPr>
              <w:pStyle w:val="27"/>
              <w:jc w:val="center"/>
              <w:rPr>
                <w:rFonts w:hint="eastAsia" w:ascii="宋体" w:hAnsi="宋体" w:eastAsia="宋体"/>
                <w:sz w:val="15"/>
                <w:szCs w:val="15"/>
              </w:rPr>
            </w:pPr>
            <w:r>
              <w:rPr>
                <w:rFonts w:ascii="宋体" w:hAnsi="宋体" w:eastAsia="宋体"/>
                <w:sz w:val="15"/>
                <w:szCs w:val="15"/>
              </w:rPr>
              <w:t>(s) 0.10MPa</w:t>
            </w:r>
          </w:p>
        </w:tc>
        <w:tc>
          <w:tcPr>
            <w:tcW w:w="0" w:type="auto"/>
            <w:tcBorders>
              <w:top w:val="single" w:color="auto" w:sz="4" w:space="0"/>
              <w:bottom w:val="single" w:color="auto" w:sz="0" w:space="0"/>
              <w:insideH w:val="single" w:sz="0" w:space="0"/>
            </w:tcBorders>
            <w:vAlign w:val="bottom"/>
          </w:tcPr>
          <w:p w14:paraId="796FAC34">
            <w:pPr>
              <w:pStyle w:val="27"/>
              <w:jc w:val="center"/>
              <w:rPr>
                <w:rFonts w:hint="eastAsia" w:ascii="宋体" w:hAnsi="宋体" w:eastAsia="宋体"/>
                <w:sz w:val="15"/>
                <w:szCs w:val="15"/>
              </w:rPr>
            </w:pPr>
            <m:oMath>
              <m:r>
                <m:rPr/>
                <w:rPr>
                  <w:rFonts w:ascii="Cambria Math" w:hAnsi="Cambria Math" w:eastAsia="宋体"/>
                  <w:sz w:val="15"/>
                  <w:szCs w:val="15"/>
                </w:rPr>
                <m:t>Δθ</m:t>
              </m:r>
            </m:oMath>
            <w:r>
              <w:rPr>
                <w:rFonts w:ascii="宋体" w:hAnsi="宋体" w:eastAsia="宋体"/>
                <w:sz w:val="15"/>
                <w:szCs w:val="15"/>
              </w:rPr>
              <w:t xml:space="preserve"> </w:t>
            </w:r>
          </w:p>
          <w:p w14:paraId="087E254A">
            <w:pPr>
              <w:pStyle w:val="27"/>
              <w:jc w:val="center"/>
              <w:rPr>
                <w:rFonts w:hint="eastAsia" w:ascii="宋体" w:hAnsi="宋体" w:eastAsia="宋体"/>
                <w:sz w:val="15"/>
                <w:szCs w:val="15"/>
              </w:rPr>
            </w:pPr>
            <w:r>
              <w:rPr>
                <w:rFonts w:ascii="宋体" w:hAnsi="宋体" w:eastAsia="宋体"/>
                <w:sz w:val="15"/>
                <w:szCs w:val="15"/>
              </w:rPr>
              <w:t>(s)  0.10MPa</w:t>
            </w:r>
          </w:p>
        </w:tc>
        <w:tc>
          <w:tcPr>
            <w:tcW w:w="0" w:type="auto"/>
            <w:tcBorders>
              <w:top w:val="single" w:color="auto" w:sz="4" w:space="0"/>
              <w:bottom w:val="single" w:color="auto" w:sz="0" w:space="0"/>
              <w:insideH w:val="single" w:sz="0" w:space="0"/>
            </w:tcBorders>
            <w:vAlign w:val="bottom"/>
          </w:tcPr>
          <w:p w14:paraId="6A69458C">
            <w:pPr>
              <w:pStyle w:val="27"/>
              <w:jc w:val="center"/>
              <w:rPr>
                <w:rFonts w:hint="eastAsia" w:ascii="宋体" w:hAnsi="宋体" w:eastAsia="宋体"/>
                <w:sz w:val="15"/>
                <w:szCs w:val="15"/>
              </w:rPr>
            </w:pPr>
            <m:oMath>
              <m:r>
                <m:rPr/>
                <w:rPr>
                  <w:rFonts w:ascii="Cambria Math" w:hAnsi="Cambria Math" w:eastAsia="宋体"/>
                  <w:sz w:val="15"/>
                  <w:szCs w:val="15"/>
                </w:rPr>
                <m:t>Δθ</m:t>
              </m:r>
              <m:r>
                <m:rPr>
                  <m:sty m:val="p"/>
                </m:rPr>
                <w:rPr>
                  <w:rFonts w:ascii="Cambria Math" w:hAnsi="Cambria Math" w:eastAsia="宋体"/>
                  <w:sz w:val="15"/>
                  <w:szCs w:val="15"/>
                </w:rPr>
                <m:t>/</m:t>
              </m:r>
              <m:r>
                <m:rPr/>
                <w:rPr>
                  <w:rFonts w:ascii="Cambria Math" w:hAnsi="Cambria Math" w:eastAsia="宋体"/>
                  <w:sz w:val="15"/>
                  <w:szCs w:val="15"/>
                </w:rPr>
                <m:t>Δq</m:t>
              </m:r>
            </m:oMath>
            <w:r>
              <w:rPr>
                <w:rFonts w:ascii="宋体" w:hAnsi="宋体" w:eastAsia="宋体"/>
                <w:sz w:val="15"/>
                <w:szCs w:val="15"/>
              </w:rPr>
              <w:t xml:space="preserve"> (s/m) 0.10MPa</w:t>
            </w:r>
          </w:p>
        </w:tc>
        <w:tc>
          <w:tcPr>
            <w:tcW w:w="0" w:type="auto"/>
            <w:tcBorders>
              <w:top w:val="single" w:color="auto" w:sz="4" w:space="0"/>
              <w:bottom w:val="single" w:color="auto" w:sz="0" w:space="0"/>
              <w:insideH w:val="single" w:sz="0" w:space="0"/>
            </w:tcBorders>
            <w:vAlign w:val="bottom"/>
          </w:tcPr>
          <w:p w14:paraId="2E398513">
            <w:pPr>
              <w:pStyle w:val="27"/>
              <w:jc w:val="center"/>
              <w:rPr>
                <w:rFonts w:hint="eastAsia" w:ascii="宋体" w:hAnsi="宋体" w:eastAsia="宋体"/>
                <w:sz w:val="15"/>
                <w:szCs w:val="15"/>
              </w:rPr>
            </w:pPr>
            <m:oMath>
              <m:r>
                <m:rPr/>
                <w:rPr>
                  <w:rFonts w:ascii="Cambria Math" w:hAnsi="Cambria Math" w:eastAsia="宋体"/>
                  <w:sz w:val="15"/>
                  <w:szCs w:val="15"/>
                </w:rPr>
                <m:t>θ</m:t>
              </m:r>
            </m:oMath>
            <w:r>
              <w:rPr>
                <w:rFonts w:ascii="宋体" w:hAnsi="宋体" w:eastAsia="宋体"/>
                <w:sz w:val="15"/>
                <w:szCs w:val="15"/>
              </w:rPr>
              <w:t xml:space="preserve"> </w:t>
            </w:r>
          </w:p>
          <w:p w14:paraId="639DF881">
            <w:pPr>
              <w:pStyle w:val="27"/>
              <w:jc w:val="center"/>
              <w:rPr>
                <w:rFonts w:hint="eastAsia" w:ascii="宋体" w:hAnsi="宋体" w:eastAsia="宋体"/>
                <w:sz w:val="15"/>
                <w:szCs w:val="15"/>
              </w:rPr>
            </w:pPr>
            <w:r>
              <w:rPr>
                <w:rFonts w:ascii="宋体" w:hAnsi="宋体" w:eastAsia="宋体"/>
                <w:sz w:val="15"/>
                <w:szCs w:val="15"/>
              </w:rPr>
              <w:t>(s) 0.15MPa</w:t>
            </w:r>
          </w:p>
        </w:tc>
        <w:tc>
          <w:tcPr>
            <w:tcW w:w="0" w:type="auto"/>
            <w:tcBorders>
              <w:top w:val="single" w:color="auto" w:sz="4" w:space="0"/>
              <w:bottom w:val="single" w:color="auto" w:sz="0" w:space="0"/>
              <w:insideH w:val="single" w:sz="0" w:space="0"/>
            </w:tcBorders>
            <w:vAlign w:val="bottom"/>
          </w:tcPr>
          <w:p w14:paraId="780155F8">
            <w:pPr>
              <w:pStyle w:val="27"/>
              <w:jc w:val="center"/>
              <w:rPr>
                <w:rFonts w:hint="eastAsia" w:ascii="宋体" w:hAnsi="宋体" w:eastAsia="宋体"/>
                <w:sz w:val="15"/>
                <w:szCs w:val="15"/>
              </w:rPr>
            </w:pPr>
            <m:oMath>
              <m:r>
                <m:rPr/>
                <w:rPr>
                  <w:rFonts w:ascii="Cambria Math" w:hAnsi="Cambria Math" w:eastAsia="宋体"/>
                  <w:sz w:val="15"/>
                  <w:szCs w:val="15"/>
                </w:rPr>
                <m:t>Δθ</m:t>
              </m:r>
            </m:oMath>
            <w:r>
              <w:rPr>
                <w:rFonts w:ascii="宋体" w:hAnsi="宋体" w:eastAsia="宋体"/>
                <w:sz w:val="15"/>
                <w:szCs w:val="15"/>
              </w:rPr>
              <w:t xml:space="preserve"> </w:t>
            </w:r>
          </w:p>
          <w:p w14:paraId="3E53553D">
            <w:pPr>
              <w:pStyle w:val="27"/>
              <w:jc w:val="center"/>
              <w:rPr>
                <w:rFonts w:hint="eastAsia" w:ascii="宋体" w:hAnsi="宋体" w:eastAsia="宋体"/>
                <w:sz w:val="15"/>
                <w:szCs w:val="15"/>
              </w:rPr>
            </w:pPr>
            <w:r>
              <w:rPr>
                <w:rFonts w:ascii="宋体" w:hAnsi="宋体" w:eastAsia="宋体"/>
                <w:sz w:val="15"/>
                <w:szCs w:val="15"/>
              </w:rPr>
              <w:t>(s) 0.15MPa</w:t>
            </w:r>
          </w:p>
        </w:tc>
        <w:tc>
          <w:tcPr>
            <w:tcW w:w="0" w:type="auto"/>
            <w:tcBorders>
              <w:top w:val="single" w:color="auto" w:sz="4" w:space="0"/>
              <w:bottom w:val="single" w:color="auto" w:sz="0" w:space="0"/>
              <w:insideH w:val="single" w:sz="0" w:space="0"/>
            </w:tcBorders>
            <w:vAlign w:val="bottom"/>
          </w:tcPr>
          <w:p w14:paraId="1DF9DFFA">
            <w:pPr>
              <w:pStyle w:val="27"/>
              <w:jc w:val="center"/>
              <w:rPr>
                <w:rFonts w:hint="eastAsia" w:ascii="宋体" w:hAnsi="宋体" w:eastAsia="宋体"/>
                <w:sz w:val="15"/>
                <w:szCs w:val="15"/>
              </w:rPr>
            </w:pPr>
            <m:oMath>
              <m:r>
                <m:rPr/>
                <w:rPr>
                  <w:rFonts w:ascii="Cambria Math" w:hAnsi="Cambria Math" w:eastAsia="宋体"/>
                  <w:sz w:val="15"/>
                  <w:szCs w:val="15"/>
                </w:rPr>
                <m:t>Δθ</m:t>
              </m:r>
              <m:r>
                <m:rPr>
                  <m:sty m:val="p"/>
                </m:rPr>
                <w:rPr>
                  <w:rFonts w:ascii="Cambria Math" w:hAnsi="Cambria Math" w:eastAsia="宋体"/>
                  <w:sz w:val="15"/>
                  <w:szCs w:val="15"/>
                </w:rPr>
                <m:t>/</m:t>
              </m:r>
              <m:r>
                <m:rPr/>
                <w:rPr>
                  <w:rFonts w:ascii="Cambria Math" w:hAnsi="Cambria Math" w:eastAsia="宋体"/>
                  <w:sz w:val="15"/>
                  <w:szCs w:val="15"/>
                </w:rPr>
                <m:t>Δq</m:t>
              </m:r>
            </m:oMath>
            <w:r>
              <w:rPr>
                <w:rFonts w:ascii="宋体" w:hAnsi="宋体" w:eastAsia="宋体"/>
                <w:sz w:val="15"/>
                <w:szCs w:val="15"/>
              </w:rPr>
              <w:t xml:space="preserve"> (s/m)  0.15MPa</w:t>
            </w:r>
          </w:p>
        </w:tc>
      </w:tr>
      <w:tr w14:paraId="1F3F3872">
        <w:tblPrEx>
          <w:tblCellMar>
            <w:top w:w="0" w:type="dxa"/>
            <w:left w:w="108" w:type="dxa"/>
            <w:bottom w:w="0" w:type="dxa"/>
            <w:right w:w="108" w:type="dxa"/>
          </w:tblCellMar>
        </w:tblPrEx>
        <w:tc>
          <w:tcPr>
            <w:tcW w:w="0" w:type="auto"/>
          </w:tcPr>
          <w:p w14:paraId="533B0474">
            <w:pPr>
              <w:pStyle w:val="27"/>
              <w:jc w:val="center"/>
              <w:rPr>
                <w:rFonts w:hint="eastAsia" w:ascii="宋体" w:hAnsi="宋体" w:eastAsia="宋体"/>
                <w:sz w:val="15"/>
                <w:szCs w:val="15"/>
              </w:rPr>
            </w:pPr>
            <w:r>
              <w:rPr>
                <w:rFonts w:ascii="宋体" w:hAnsi="宋体" w:eastAsia="宋体"/>
                <w:sz w:val="15"/>
                <w:szCs w:val="15"/>
              </w:rPr>
              <w:t>1</w:t>
            </w:r>
          </w:p>
        </w:tc>
        <w:tc>
          <w:tcPr>
            <w:tcW w:w="0" w:type="auto"/>
          </w:tcPr>
          <w:p w14:paraId="1A26A93D">
            <w:pPr>
              <w:pStyle w:val="27"/>
              <w:jc w:val="center"/>
              <w:rPr>
                <w:rFonts w:hint="eastAsia" w:ascii="宋体" w:hAnsi="宋体" w:eastAsia="宋体"/>
                <w:sz w:val="15"/>
                <w:szCs w:val="15"/>
              </w:rPr>
            </w:pPr>
          </w:p>
        </w:tc>
        <w:tc>
          <w:tcPr>
            <w:tcW w:w="0" w:type="auto"/>
          </w:tcPr>
          <w:p w14:paraId="58374D7E">
            <w:pPr>
              <w:pStyle w:val="27"/>
              <w:jc w:val="center"/>
              <w:rPr>
                <w:rFonts w:hint="eastAsia" w:ascii="宋体" w:hAnsi="宋体" w:eastAsia="宋体"/>
                <w:sz w:val="15"/>
                <w:szCs w:val="15"/>
              </w:rPr>
            </w:pPr>
          </w:p>
        </w:tc>
        <w:tc>
          <w:tcPr>
            <w:tcW w:w="0" w:type="auto"/>
          </w:tcPr>
          <w:p w14:paraId="5CA4CDC9">
            <w:pPr>
              <w:pStyle w:val="27"/>
              <w:jc w:val="center"/>
              <w:rPr>
                <w:rFonts w:hint="eastAsia" w:ascii="宋体" w:hAnsi="宋体" w:eastAsia="宋体"/>
                <w:sz w:val="15"/>
                <w:szCs w:val="15"/>
              </w:rPr>
            </w:pPr>
          </w:p>
        </w:tc>
        <w:tc>
          <w:tcPr>
            <w:tcW w:w="0" w:type="auto"/>
          </w:tcPr>
          <w:p w14:paraId="39779141">
            <w:pPr>
              <w:pStyle w:val="27"/>
              <w:jc w:val="center"/>
              <w:rPr>
                <w:rFonts w:hint="eastAsia" w:ascii="宋体" w:hAnsi="宋体" w:eastAsia="宋体"/>
                <w:sz w:val="15"/>
                <w:szCs w:val="15"/>
              </w:rPr>
            </w:pPr>
          </w:p>
        </w:tc>
        <w:tc>
          <w:tcPr>
            <w:tcW w:w="0" w:type="auto"/>
          </w:tcPr>
          <w:p w14:paraId="3B0C4068">
            <w:pPr>
              <w:pStyle w:val="27"/>
              <w:jc w:val="center"/>
              <w:rPr>
                <w:rFonts w:hint="eastAsia" w:ascii="宋体" w:hAnsi="宋体" w:eastAsia="宋体"/>
                <w:sz w:val="15"/>
                <w:szCs w:val="15"/>
              </w:rPr>
            </w:pPr>
          </w:p>
        </w:tc>
        <w:tc>
          <w:tcPr>
            <w:tcW w:w="0" w:type="auto"/>
          </w:tcPr>
          <w:p w14:paraId="600FAECB">
            <w:pPr>
              <w:pStyle w:val="27"/>
              <w:jc w:val="center"/>
              <w:rPr>
                <w:rFonts w:hint="eastAsia" w:ascii="宋体" w:hAnsi="宋体" w:eastAsia="宋体"/>
                <w:sz w:val="15"/>
                <w:szCs w:val="15"/>
              </w:rPr>
            </w:pPr>
          </w:p>
        </w:tc>
        <w:tc>
          <w:tcPr>
            <w:tcW w:w="0" w:type="auto"/>
          </w:tcPr>
          <w:p w14:paraId="54B199DB">
            <w:pPr>
              <w:pStyle w:val="27"/>
              <w:jc w:val="center"/>
              <w:rPr>
                <w:rFonts w:hint="eastAsia" w:ascii="宋体" w:hAnsi="宋体" w:eastAsia="宋体"/>
                <w:sz w:val="15"/>
                <w:szCs w:val="15"/>
              </w:rPr>
            </w:pPr>
          </w:p>
        </w:tc>
        <w:tc>
          <w:tcPr>
            <w:tcW w:w="0" w:type="auto"/>
          </w:tcPr>
          <w:p w14:paraId="3C6846EB">
            <w:pPr>
              <w:pStyle w:val="27"/>
              <w:jc w:val="center"/>
              <w:rPr>
                <w:rFonts w:hint="eastAsia" w:ascii="宋体" w:hAnsi="宋体" w:eastAsia="宋体"/>
                <w:sz w:val="15"/>
                <w:szCs w:val="15"/>
              </w:rPr>
            </w:pPr>
          </w:p>
        </w:tc>
        <w:tc>
          <w:tcPr>
            <w:tcW w:w="0" w:type="auto"/>
          </w:tcPr>
          <w:p w14:paraId="07756F7B">
            <w:pPr>
              <w:pStyle w:val="27"/>
              <w:jc w:val="center"/>
              <w:rPr>
                <w:rFonts w:hint="eastAsia" w:ascii="宋体" w:hAnsi="宋体" w:eastAsia="宋体"/>
                <w:sz w:val="15"/>
                <w:szCs w:val="15"/>
              </w:rPr>
            </w:pPr>
          </w:p>
        </w:tc>
        <w:tc>
          <w:tcPr>
            <w:tcW w:w="0" w:type="auto"/>
          </w:tcPr>
          <w:p w14:paraId="3F426773">
            <w:pPr>
              <w:pStyle w:val="27"/>
              <w:jc w:val="center"/>
              <w:rPr>
                <w:rFonts w:hint="eastAsia" w:ascii="宋体" w:hAnsi="宋体" w:eastAsia="宋体"/>
                <w:sz w:val="15"/>
                <w:szCs w:val="15"/>
              </w:rPr>
            </w:pPr>
          </w:p>
        </w:tc>
        <w:tc>
          <w:tcPr>
            <w:tcW w:w="0" w:type="auto"/>
          </w:tcPr>
          <w:p w14:paraId="71876F3B">
            <w:pPr>
              <w:pStyle w:val="27"/>
              <w:jc w:val="center"/>
              <w:rPr>
                <w:rFonts w:hint="eastAsia" w:ascii="宋体" w:hAnsi="宋体" w:eastAsia="宋体"/>
                <w:sz w:val="15"/>
                <w:szCs w:val="15"/>
              </w:rPr>
            </w:pPr>
          </w:p>
        </w:tc>
        <w:tc>
          <w:tcPr>
            <w:tcW w:w="0" w:type="auto"/>
          </w:tcPr>
          <w:p w14:paraId="73C31D12">
            <w:pPr>
              <w:pStyle w:val="27"/>
              <w:jc w:val="center"/>
              <w:rPr>
                <w:rFonts w:hint="eastAsia" w:ascii="宋体" w:hAnsi="宋体" w:eastAsia="宋体"/>
                <w:sz w:val="15"/>
                <w:szCs w:val="15"/>
              </w:rPr>
            </w:pPr>
          </w:p>
        </w:tc>
      </w:tr>
      <w:tr w14:paraId="2A65226D">
        <w:tblPrEx>
          <w:tblCellMar>
            <w:top w:w="0" w:type="dxa"/>
            <w:left w:w="108" w:type="dxa"/>
            <w:bottom w:w="0" w:type="dxa"/>
            <w:right w:w="108" w:type="dxa"/>
          </w:tblCellMar>
        </w:tblPrEx>
        <w:tc>
          <w:tcPr>
            <w:tcW w:w="0" w:type="auto"/>
          </w:tcPr>
          <w:p w14:paraId="57653F76">
            <w:pPr>
              <w:pStyle w:val="27"/>
              <w:jc w:val="center"/>
              <w:rPr>
                <w:rFonts w:hint="eastAsia" w:ascii="宋体" w:hAnsi="宋体" w:eastAsia="宋体"/>
                <w:sz w:val="15"/>
                <w:szCs w:val="15"/>
              </w:rPr>
            </w:pPr>
            <w:r>
              <w:rPr>
                <w:rFonts w:ascii="宋体" w:hAnsi="宋体" w:eastAsia="宋体"/>
                <w:sz w:val="15"/>
                <w:szCs w:val="15"/>
              </w:rPr>
              <w:t>2</w:t>
            </w:r>
          </w:p>
        </w:tc>
        <w:tc>
          <w:tcPr>
            <w:tcW w:w="0" w:type="auto"/>
          </w:tcPr>
          <w:p w14:paraId="624067BC">
            <w:pPr>
              <w:pStyle w:val="27"/>
              <w:jc w:val="center"/>
              <w:rPr>
                <w:rFonts w:hint="eastAsia" w:ascii="宋体" w:hAnsi="宋体" w:eastAsia="宋体"/>
                <w:sz w:val="15"/>
                <w:szCs w:val="15"/>
              </w:rPr>
            </w:pPr>
          </w:p>
        </w:tc>
        <w:tc>
          <w:tcPr>
            <w:tcW w:w="0" w:type="auto"/>
          </w:tcPr>
          <w:p w14:paraId="5BD87747">
            <w:pPr>
              <w:pStyle w:val="27"/>
              <w:jc w:val="center"/>
              <w:rPr>
                <w:rFonts w:hint="eastAsia" w:ascii="宋体" w:hAnsi="宋体" w:eastAsia="宋体"/>
                <w:sz w:val="15"/>
                <w:szCs w:val="15"/>
              </w:rPr>
            </w:pPr>
          </w:p>
        </w:tc>
        <w:tc>
          <w:tcPr>
            <w:tcW w:w="0" w:type="auto"/>
          </w:tcPr>
          <w:p w14:paraId="1A64D2C9">
            <w:pPr>
              <w:pStyle w:val="27"/>
              <w:jc w:val="center"/>
              <w:rPr>
                <w:rFonts w:hint="eastAsia" w:ascii="宋体" w:hAnsi="宋体" w:eastAsia="宋体"/>
                <w:sz w:val="15"/>
                <w:szCs w:val="15"/>
              </w:rPr>
            </w:pPr>
          </w:p>
        </w:tc>
        <w:tc>
          <w:tcPr>
            <w:tcW w:w="0" w:type="auto"/>
          </w:tcPr>
          <w:p w14:paraId="28F72364">
            <w:pPr>
              <w:pStyle w:val="27"/>
              <w:jc w:val="center"/>
              <w:rPr>
                <w:rFonts w:hint="eastAsia" w:ascii="宋体" w:hAnsi="宋体" w:eastAsia="宋体"/>
                <w:sz w:val="15"/>
                <w:szCs w:val="15"/>
              </w:rPr>
            </w:pPr>
          </w:p>
        </w:tc>
        <w:tc>
          <w:tcPr>
            <w:tcW w:w="0" w:type="auto"/>
          </w:tcPr>
          <w:p w14:paraId="2C1579EA">
            <w:pPr>
              <w:pStyle w:val="27"/>
              <w:jc w:val="center"/>
              <w:rPr>
                <w:rFonts w:hint="eastAsia" w:ascii="宋体" w:hAnsi="宋体" w:eastAsia="宋体"/>
                <w:sz w:val="15"/>
                <w:szCs w:val="15"/>
              </w:rPr>
            </w:pPr>
          </w:p>
        </w:tc>
        <w:tc>
          <w:tcPr>
            <w:tcW w:w="0" w:type="auto"/>
          </w:tcPr>
          <w:p w14:paraId="4EF2BD87">
            <w:pPr>
              <w:pStyle w:val="27"/>
              <w:jc w:val="center"/>
              <w:rPr>
                <w:rFonts w:hint="eastAsia" w:ascii="宋体" w:hAnsi="宋体" w:eastAsia="宋体"/>
                <w:sz w:val="15"/>
                <w:szCs w:val="15"/>
              </w:rPr>
            </w:pPr>
          </w:p>
        </w:tc>
        <w:tc>
          <w:tcPr>
            <w:tcW w:w="0" w:type="auto"/>
          </w:tcPr>
          <w:p w14:paraId="515DD4BC">
            <w:pPr>
              <w:pStyle w:val="27"/>
              <w:jc w:val="center"/>
              <w:rPr>
                <w:rFonts w:hint="eastAsia" w:ascii="宋体" w:hAnsi="宋体" w:eastAsia="宋体"/>
                <w:sz w:val="15"/>
                <w:szCs w:val="15"/>
              </w:rPr>
            </w:pPr>
          </w:p>
        </w:tc>
        <w:tc>
          <w:tcPr>
            <w:tcW w:w="0" w:type="auto"/>
          </w:tcPr>
          <w:p w14:paraId="17B71155">
            <w:pPr>
              <w:pStyle w:val="27"/>
              <w:jc w:val="center"/>
              <w:rPr>
                <w:rFonts w:hint="eastAsia" w:ascii="宋体" w:hAnsi="宋体" w:eastAsia="宋体"/>
                <w:sz w:val="15"/>
                <w:szCs w:val="15"/>
              </w:rPr>
            </w:pPr>
          </w:p>
        </w:tc>
        <w:tc>
          <w:tcPr>
            <w:tcW w:w="0" w:type="auto"/>
          </w:tcPr>
          <w:p w14:paraId="6520A5F8">
            <w:pPr>
              <w:pStyle w:val="27"/>
              <w:jc w:val="center"/>
              <w:rPr>
                <w:rFonts w:hint="eastAsia" w:ascii="宋体" w:hAnsi="宋体" w:eastAsia="宋体"/>
                <w:sz w:val="15"/>
                <w:szCs w:val="15"/>
              </w:rPr>
            </w:pPr>
          </w:p>
        </w:tc>
        <w:tc>
          <w:tcPr>
            <w:tcW w:w="0" w:type="auto"/>
          </w:tcPr>
          <w:p w14:paraId="308C0EDC">
            <w:pPr>
              <w:pStyle w:val="27"/>
              <w:jc w:val="center"/>
              <w:rPr>
                <w:rFonts w:hint="eastAsia" w:ascii="宋体" w:hAnsi="宋体" w:eastAsia="宋体"/>
                <w:sz w:val="15"/>
                <w:szCs w:val="15"/>
              </w:rPr>
            </w:pPr>
          </w:p>
        </w:tc>
        <w:tc>
          <w:tcPr>
            <w:tcW w:w="0" w:type="auto"/>
          </w:tcPr>
          <w:p w14:paraId="0822D9C1">
            <w:pPr>
              <w:pStyle w:val="27"/>
              <w:jc w:val="center"/>
              <w:rPr>
                <w:rFonts w:hint="eastAsia" w:ascii="宋体" w:hAnsi="宋体" w:eastAsia="宋体"/>
                <w:sz w:val="15"/>
                <w:szCs w:val="15"/>
              </w:rPr>
            </w:pPr>
          </w:p>
        </w:tc>
        <w:tc>
          <w:tcPr>
            <w:tcW w:w="0" w:type="auto"/>
          </w:tcPr>
          <w:p w14:paraId="3C086DB2">
            <w:pPr>
              <w:pStyle w:val="27"/>
              <w:jc w:val="center"/>
              <w:rPr>
                <w:rFonts w:hint="eastAsia" w:ascii="宋体" w:hAnsi="宋体" w:eastAsia="宋体"/>
                <w:sz w:val="15"/>
                <w:szCs w:val="15"/>
              </w:rPr>
            </w:pPr>
          </w:p>
        </w:tc>
      </w:tr>
      <w:tr w14:paraId="68988F32">
        <w:tblPrEx>
          <w:tblCellMar>
            <w:top w:w="0" w:type="dxa"/>
            <w:left w:w="108" w:type="dxa"/>
            <w:bottom w:w="0" w:type="dxa"/>
            <w:right w:w="108" w:type="dxa"/>
          </w:tblCellMar>
        </w:tblPrEx>
        <w:tc>
          <w:tcPr>
            <w:tcW w:w="0" w:type="auto"/>
          </w:tcPr>
          <w:p w14:paraId="04E6847F">
            <w:pPr>
              <w:pStyle w:val="27"/>
              <w:jc w:val="center"/>
              <w:rPr>
                <w:rFonts w:hint="eastAsia" w:ascii="宋体" w:hAnsi="宋体" w:eastAsia="宋体"/>
                <w:sz w:val="15"/>
                <w:szCs w:val="15"/>
              </w:rPr>
            </w:pPr>
            <w:r>
              <w:rPr>
                <w:rFonts w:ascii="宋体" w:hAnsi="宋体" w:eastAsia="宋体"/>
                <w:sz w:val="15"/>
                <w:szCs w:val="15"/>
              </w:rPr>
              <w:t>3</w:t>
            </w:r>
          </w:p>
        </w:tc>
        <w:tc>
          <w:tcPr>
            <w:tcW w:w="0" w:type="auto"/>
          </w:tcPr>
          <w:p w14:paraId="1A75A7E6">
            <w:pPr>
              <w:pStyle w:val="27"/>
              <w:jc w:val="center"/>
              <w:rPr>
                <w:rFonts w:hint="eastAsia" w:ascii="宋体" w:hAnsi="宋体" w:eastAsia="宋体"/>
                <w:sz w:val="15"/>
                <w:szCs w:val="15"/>
              </w:rPr>
            </w:pPr>
          </w:p>
        </w:tc>
        <w:tc>
          <w:tcPr>
            <w:tcW w:w="0" w:type="auto"/>
          </w:tcPr>
          <w:p w14:paraId="2EB6D907">
            <w:pPr>
              <w:pStyle w:val="27"/>
              <w:jc w:val="center"/>
              <w:rPr>
                <w:rFonts w:hint="eastAsia" w:ascii="宋体" w:hAnsi="宋体" w:eastAsia="宋体"/>
                <w:sz w:val="15"/>
                <w:szCs w:val="15"/>
              </w:rPr>
            </w:pPr>
          </w:p>
        </w:tc>
        <w:tc>
          <w:tcPr>
            <w:tcW w:w="0" w:type="auto"/>
          </w:tcPr>
          <w:p w14:paraId="37B0BD68">
            <w:pPr>
              <w:pStyle w:val="27"/>
              <w:jc w:val="center"/>
              <w:rPr>
                <w:rFonts w:hint="eastAsia" w:ascii="宋体" w:hAnsi="宋体" w:eastAsia="宋体"/>
                <w:sz w:val="15"/>
                <w:szCs w:val="15"/>
              </w:rPr>
            </w:pPr>
          </w:p>
        </w:tc>
        <w:tc>
          <w:tcPr>
            <w:tcW w:w="0" w:type="auto"/>
          </w:tcPr>
          <w:p w14:paraId="125F0CC9">
            <w:pPr>
              <w:pStyle w:val="27"/>
              <w:jc w:val="center"/>
              <w:rPr>
                <w:rFonts w:hint="eastAsia" w:ascii="宋体" w:hAnsi="宋体" w:eastAsia="宋体"/>
                <w:sz w:val="15"/>
                <w:szCs w:val="15"/>
              </w:rPr>
            </w:pPr>
          </w:p>
        </w:tc>
        <w:tc>
          <w:tcPr>
            <w:tcW w:w="0" w:type="auto"/>
          </w:tcPr>
          <w:p w14:paraId="637A31DD">
            <w:pPr>
              <w:pStyle w:val="27"/>
              <w:jc w:val="center"/>
              <w:rPr>
                <w:rFonts w:hint="eastAsia" w:ascii="宋体" w:hAnsi="宋体" w:eastAsia="宋体"/>
                <w:sz w:val="15"/>
                <w:szCs w:val="15"/>
              </w:rPr>
            </w:pPr>
          </w:p>
        </w:tc>
        <w:tc>
          <w:tcPr>
            <w:tcW w:w="0" w:type="auto"/>
          </w:tcPr>
          <w:p w14:paraId="61D7E9FD">
            <w:pPr>
              <w:pStyle w:val="27"/>
              <w:jc w:val="center"/>
              <w:rPr>
                <w:rFonts w:hint="eastAsia" w:ascii="宋体" w:hAnsi="宋体" w:eastAsia="宋体"/>
                <w:sz w:val="15"/>
                <w:szCs w:val="15"/>
              </w:rPr>
            </w:pPr>
          </w:p>
        </w:tc>
        <w:tc>
          <w:tcPr>
            <w:tcW w:w="0" w:type="auto"/>
          </w:tcPr>
          <w:p w14:paraId="33386EAB">
            <w:pPr>
              <w:pStyle w:val="27"/>
              <w:jc w:val="center"/>
              <w:rPr>
                <w:rFonts w:hint="eastAsia" w:ascii="宋体" w:hAnsi="宋体" w:eastAsia="宋体"/>
                <w:sz w:val="15"/>
                <w:szCs w:val="15"/>
              </w:rPr>
            </w:pPr>
          </w:p>
        </w:tc>
        <w:tc>
          <w:tcPr>
            <w:tcW w:w="0" w:type="auto"/>
          </w:tcPr>
          <w:p w14:paraId="16FA7535">
            <w:pPr>
              <w:pStyle w:val="27"/>
              <w:jc w:val="center"/>
              <w:rPr>
                <w:rFonts w:hint="eastAsia" w:ascii="宋体" w:hAnsi="宋体" w:eastAsia="宋体"/>
                <w:sz w:val="15"/>
                <w:szCs w:val="15"/>
              </w:rPr>
            </w:pPr>
          </w:p>
        </w:tc>
        <w:tc>
          <w:tcPr>
            <w:tcW w:w="0" w:type="auto"/>
          </w:tcPr>
          <w:p w14:paraId="216F38FD">
            <w:pPr>
              <w:pStyle w:val="27"/>
              <w:jc w:val="center"/>
              <w:rPr>
                <w:rFonts w:hint="eastAsia" w:ascii="宋体" w:hAnsi="宋体" w:eastAsia="宋体"/>
                <w:sz w:val="15"/>
                <w:szCs w:val="15"/>
              </w:rPr>
            </w:pPr>
          </w:p>
        </w:tc>
        <w:tc>
          <w:tcPr>
            <w:tcW w:w="0" w:type="auto"/>
          </w:tcPr>
          <w:p w14:paraId="42EA075E">
            <w:pPr>
              <w:pStyle w:val="27"/>
              <w:jc w:val="center"/>
              <w:rPr>
                <w:rFonts w:hint="eastAsia" w:ascii="宋体" w:hAnsi="宋体" w:eastAsia="宋体"/>
                <w:sz w:val="15"/>
                <w:szCs w:val="15"/>
              </w:rPr>
            </w:pPr>
          </w:p>
        </w:tc>
        <w:tc>
          <w:tcPr>
            <w:tcW w:w="0" w:type="auto"/>
          </w:tcPr>
          <w:p w14:paraId="2729899A">
            <w:pPr>
              <w:pStyle w:val="27"/>
              <w:jc w:val="center"/>
              <w:rPr>
                <w:rFonts w:hint="eastAsia" w:ascii="宋体" w:hAnsi="宋体" w:eastAsia="宋体"/>
                <w:sz w:val="15"/>
                <w:szCs w:val="15"/>
              </w:rPr>
            </w:pPr>
          </w:p>
        </w:tc>
        <w:tc>
          <w:tcPr>
            <w:tcW w:w="0" w:type="auto"/>
          </w:tcPr>
          <w:p w14:paraId="7F90945C">
            <w:pPr>
              <w:pStyle w:val="27"/>
              <w:jc w:val="center"/>
              <w:rPr>
                <w:rFonts w:hint="eastAsia" w:ascii="宋体" w:hAnsi="宋体" w:eastAsia="宋体"/>
                <w:sz w:val="15"/>
                <w:szCs w:val="15"/>
              </w:rPr>
            </w:pPr>
          </w:p>
        </w:tc>
      </w:tr>
      <w:tr w14:paraId="1B4BBA09">
        <w:tblPrEx>
          <w:tblCellMar>
            <w:top w:w="0" w:type="dxa"/>
            <w:left w:w="108" w:type="dxa"/>
            <w:bottom w:w="0" w:type="dxa"/>
            <w:right w:w="108" w:type="dxa"/>
          </w:tblCellMar>
        </w:tblPrEx>
        <w:tc>
          <w:tcPr>
            <w:tcW w:w="0" w:type="auto"/>
            <w:tcBorders>
              <w:bottom w:val="single" w:color="auto" w:sz="4" w:space="0"/>
            </w:tcBorders>
          </w:tcPr>
          <w:p w14:paraId="3FBA6215">
            <w:pPr>
              <w:pStyle w:val="27"/>
              <w:jc w:val="center"/>
              <w:rPr>
                <w:rFonts w:hint="eastAsia" w:ascii="宋体" w:hAnsi="宋体" w:eastAsia="宋体"/>
                <w:sz w:val="15"/>
                <w:szCs w:val="15"/>
              </w:rPr>
            </w:pPr>
            <w:r>
              <w:rPr>
                <w:rFonts w:ascii="宋体" w:hAnsi="宋体" w:eastAsia="宋体"/>
                <w:sz w:val="15"/>
                <w:szCs w:val="15"/>
              </w:rPr>
              <w:t>...</w:t>
            </w:r>
          </w:p>
        </w:tc>
        <w:tc>
          <w:tcPr>
            <w:tcW w:w="0" w:type="auto"/>
            <w:tcBorders>
              <w:bottom w:val="single" w:color="auto" w:sz="4" w:space="0"/>
            </w:tcBorders>
          </w:tcPr>
          <w:p w14:paraId="6C518F33">
            <w:pPr>
              <w:pStyle w:val="27"/>
              <w:jc w:val="center"/>
              <w:rPr>
                <w:rFonts w:hint="eastAsia" w:ascii="宋体" w:hAnsi="宋体" w:eastAsia="宋体"/>
                <w:sz w:val="15"/>
                <w:szCs w:val="15"/>
              </w:rPr>
            </w:pPr>
          </w:p>
        </w:tc>
        <w:tc>
          <w:tcPr>
            <w:tcW w:w="0" w:type="auto"/>
            <w:tcBorders>
              <w:bottom w:val="single" w:color="auto" w:sz="4" w:space="0"/>
            </w:tcBorders>
          </w:tcPr>
          <w:p w14:paraId="0FEF93FD">
            <w:pPr>
              <w:pStyle w:val="27"/>
              <w:jc w:val="center"/>
              <w:rPr>
                <w:rFonts w:hint="eastAsia" w:ascii="宋体" w:hAnsi="宋体" w:eastAsia="宋体"/>
                <w:sz w:val="15"/>
                <w:szCs w:val="15"/>
              </w:rPr>
            </w:pPr>
          </w:p>
        </w:tc>
        <w:tc>
          <w:tcPr>
            <w:tcW w:w="0" w:type="auto"/>
            <w:tcBorders>
              <w:bottom w:val="single" w:color="auto" w:sz="4" w:space="0"/>
            </w:tcBorders>
          </w:tcPr>
          <w:p w14:paraId="750CF925">
            <w:pPr>
              <w:pStyle w:val="27"/>
              <w:jc w:val="center"/>
              <w:rPr>
                <w:rFonts w:hint="eastAsia" w:ascii="宋体" w:hAnsi="宋体" w:eastAsia="宋体"/>
                <w:sz w:val="15"/>
                <w:szCs w:val="15"/>
              </w:rPr>
            </w:pPr>
          </w:p>
        </w:tc>
        <w:tc>
          <w:tcPr>
            <w:tcW w:w="0" w:type="auto"/>
            <w:tcBorders>
              <w:bottom w:val="single" w:color="auto" w:sz="4" w:space="0"/>
            </w:tcBorders>
          </w:tcPr>
          <w:p w14:paraId="0DBEEF0A">
            <w:pPr>
              <w:pStyle w:val="27"/>
              <w:jc w:val="center"/>
              <w:rPr>
                <w:rFonts w:hint="eastAsia" w:ascii="宋体" w:hAnsi="宋体" w:eastAsia="宋体"/>
                <w:sz w:val="15"/>
                <w:szCs w:val="15"/>
              </w:rPr>
            </w:pPr>
          </w:p>
        </w:tc>
        <w:tc>
          <w:tcPr>
            <w:tcW w:w="0" w:type="auto"/>
            <w:tcBorders>
              <w:bottom w:val="single" w:color="auto" w:sz="4" w:space="0"/>
            </w:tcBorders>
          </w:tcPr>
          <w:p w14:paraId="70E50A01">
            <w:pPr>
              <w:pStyle w:val="27"/>
              <w:jc w:val="center"/>
              <w:rPr>
                <w:rFonts w:hint="eastAsia" w:ascii="宋体" w:hAnsi="宋体" w:eastAsia="宋体"/>
                <w:sz w:val="15"/>
                <w:szCs w:val="15"/>
              </w:rPr>
            </w:pPr>
          </w:p>
        </w:tc>
        <w:tc>
          <w:tcPr>
            <w:tcW w:w="0" w:type="auto"/>
            <w:tcBorders>
              <w:bottom w:val="single" w:color="auto" w:sz="4" w:space="0"/>
            </w:tcBorders>
          </w:tcPr>
          <w:p w14:paraId="1DBDAB1F">
            <w:pPr>
              <w:pStyle w:val="27"/>
              <w:jc w:val="center"/>
              <w:rPr>
                <w:rFonts w:hint="eastAsia" w:ascii="宋体" w:hAnsi="宋体" w:eastAsia="宋体"/>
                <w:sz w:val="15"/>
                <w:szCs w:val="15"/>
              </w:rPr>
            </w:pPr>
          </w:p>
        </w:tc>
        <w:tc>
          <w:tcPr>
            <w:tcW w:w="0" w:type="auto"/>
            <w:tcBorders>
              <w:bottom w:val="single" w:color="auto" w:sz="4" w:space="0"/>
            </w:tcBorders>
          </w:tcPr>
          <w:p w14:paraId="105A8753">
            <w:pPr>
              <w:pStyle w:val="27"/>
              <w:jc w:val="center"/>
              <w:rPr>
                <w:rFonts w:hint="eastAsia" w:ascii="宋体" w:hAnsi="宋体" w:eastAsia="宋体"/>
                <w:sz w:val="15"/>
                <w:szCs w:val="15"/>
              </w:rPr>
            </w:pPr>
          </w:p>
        </w:tc>
        <w:tc>
          <w:tcPr>
            <w:tcW w:w="0" w:type="auto"/>
            <w:tcBorders>
              <w:bottom w:val="single" w:color="auto" w:sz="4" w:space="0"/>
            </w:tcBorders>
          </w:tcPr>
          <w:p w14:paraId="7C06446E">
            <w:pPr>
              <w:pStyle w:val="27"/>
              <w:jc w:val="center"/>
              <w:rPr>
                <w:rFonts w:hint="eastAsia" w:ascii="宋体" w:hAnsi="宋体" w:eastAsia="宋体"/>
                <w:sz w:val="15"/>
                <w:szCs w:val="15"/>
              </w:rPr>
            </w:pPr>
          </w:p>
        </w:tc>
        <w:tc>
          <w:tcPr>
            <w:tcW w:w="0" w:type="auto"/>
            <w:tcBorders>
              <w:bottom w:val="single" w:color="auto" w:sz="4" w:space="0"/>
            </w:tcBorders>
          </w:tcPr>
          <w:p w14:paraId="177C2287">
            <w:pPr>
              <w:pStyle w:val="27"/>
              <w:jc w:val="center"/>
              <w:rPr>
                <w:rFonts w:hint="eastAsia" w:ascii="宋体" w:hAnsi="宋体" w:eastAsia="宋体"/>
                <w:sz w:val="15"/>
                <w:szCs w:val="15"/>
              </w:rPr>
            </w:pPr>
          </w:p>
        </w:tc>
        <w:tc>
          <w:tcPr>
            <w:tcW w:w="0" w:type="auto"/>
            <w:tcBorders>
              <w:bottom w:val="single" w:color="auto" w:sz="4" w:space="0"/>
            </w:tcBorders>
          </w:tcPr>
          <w:p w14:paraId="1045648C">
            <w:pPr>
              <w:pStyle w:val="27"/>
              <w:jc w:val="center"/>
              <w:rPr>
                <w:rFonts w:hint="eastAsia" w:ascii="宋体" w:hAnsi="宋体" w:eastAsia="宋体"/>
                <w:sz w:val="15"/>
                <w:szCs w:val="15"/>
              </w:rPr>
            </w:pPr>
          </w:p>
        </w:tc>
        <w:tc>
          <w:tcPr>
            <w:tcW w:w="0" w:type="auto"/>
            <w:tcBorders>
              <w:bottom w:val="single" w:color="auto" w:sz="4" w:space="0"/>
            </w:tcBorders>
          </w:tcPr>
          <w:p w14:paraId="512EF79F">
            <w:pPr>
              <w:pStyle w:val="27"/>
              <w:jc w:val="center"/>
              <w:rPr>
                <w:rFonts w:hint="eastAsia" w:ascii="宋体" w:hAnsi="宋体" w:eastAsia="宋体"/>
                <w:sz w:val="15"/>
                <w:szCs w:val="15"/>
              </w:rPr>
            </w:pPr>
          </w:p>
        </w:tc>
        <w:tc>
          <w:tcPr>
            <w:tcW w:w="0" w:type="auto"/>
            <w:tcBorders>
              <w:bottom w:val="single" w:color="auto" w:sz="4" w:space="0"/>
            </w:tcBorders>
          </w:tcPr>
          <w:p w14:paraId="11DE6169">
            <w:pPr>
              <w:pStyle w:val="27"/>
              <w:jc w:val="center"/>
              <w:rPr>
                <w:rFonts w:hint="eastAsia" w:ascii="宋体" w:hAnsi="宋体" w:eastAsia="宋体"/>
                <w:sz w:val="15"/>
                <w:szCs w:val="15"/>
              </w:rPr>
            </w:pPr>
          </w:p>
        </w:tc>
      </w:tr>
    </w:tbl>
    <w:p w14:paraId="432CAA49">
      <w:pPr>
        <w:pStyle w:val="104"/>
        <w:ind w:firstLine="420"/>
        <w:rPr>
          <w:ins w:id="587" w:author="杨欣" w:date="2025-04-25T22:01:22Z"/>
          <w:rFonts w:hint="eastAsia"/>
        </w:rPr>
      </w:pPr>
      <w:r>
        <w:rPr>
          <w:rFonts w:hint="eastAsia"/>
        </w:rPr>
        <w:t>实验结束时，停止压滤机的运行，卸下滤布和滤框，清洗所有设备。将收集到的滤饼倒回配料桶，保持悬浮液浓度一致，准备进行下一组实验。保存所有实验数据，以备后续分析，分析结果填入下表。</w:t>
      </w:r>
    </w:p>
    <w:p w14:paraId="7062DA3A">
      <w:pPr>
        <w:pStyle w:val="104"/>
        <w:ind w:firstLine="420"/>
        <w:jc w:val="center"/>
        <w:rPr>
          <w:rFonts w:hint="default" w:eastAsia="宋体"/>
          <w:lang w:val="en-US" w:eastAsia="zh-CN"/>
        </w:rPr>
        <w:pPrChange w:id="588" w:author="杨欣" w:date="2025-04-25T22:01:27Z">
          <w:pPr>
            <w:pStyle w:val="104"/>
            <w:ind w:firstLine="420"/>
          </w:pPr>
        </w:pPrChange>
      </w:pPr>
      <w:ins w:id="589" w:author="杨欣" w:date="2025-04-25T22:01:24Z">
        <w:r>
          <w:rPr>
            <w:rFonts w:hint="eastAsia"/>
            <w:lang w:val="en-US" w:eastAsia="zh-CN"/>
          </w:rPr>
          <w:t>表头</w:t>
        </w:r>
      </w:ins>
      <w:ins w:id="590" w:author="杨欣" w:date="2025-04-25T22:03:18Z">
        <w:r>
          <w:rPr>
            <w:rFonts w:hint="eastAsia"/>
            <w:lang w:val="en-US" w:eastAsia="zh-CN"/>
          </w:rPr>
          <w:t xml:space="preserve">  。。</w:t>
        </w:r>
      </w:ins>
      <w:ins w:id="591" w:author="杨欣" w:date="2025-04-25T22:03:19Z">
        <w:r>
          <w:rPr>
            <w:rFonts w:hint="eastAsia"/>
            <w:lang w:val="en-US" w:eastAsia="zh-CN"/>
          </w:rPr>
          <w:t>。。。。</w:t>
        </w:r>
      </w:ins>
    </w:p>
    <w:tbl>
      <w:tblPr>
        <w:tblStyle w:val="44"/>
        <w:tblW w:w="0" w:type="auto"/>
        <w:jc w:val="center"/>
        <w:tblLayout w:type="autofit"/>
        <w:tblCellMar>
          <w:top w:w="0" w:type="dxa"/>
          <w:left w:w="108" w:type="dxa"/>
          <w:bottom w:w="0" w:type="dxa"/>
          <w:right w:w="108" w:type="dxa"/>
        </w:tblCellMar>
      </w:tblPr>
      <w:tblGrid>
        <w:gridCol w:w="516"/>
        <w:gridCol w:w="516"/>
        <w:gridCol w:w="516"/>
        <w:gridCol w:w="1346"/>
        <w:gridCol w:w="1106"/>
        <w:gridCol w:w="898"/>
        <w:gridCol w:w="645"/>
      </w:tblGrid>
      <w:tr w14:paraId="4C54FF69">
        <w:tblPrEx>
          <w:tblCellMar>
            <w:top w:w="0" w:type="dxa"/>
            <w:left w:w="108" w:type="dxa"/>
            <w:bottom w:w="0" w:type="dxa"/>
            <w:right w:w="108" w:type="dxa"/>
          </w:tblCellMar>
        </w:tblPrEx>
        <w:trPr>
          <w:tblHeader/>
          <w:jc w:val="center"/>
        </w:trPr>
        <w:tc>
          <w:tcPr>
            <w:tcW w:w="0" w:type="auto"/>
            <w:tcBorders>
              <w:top w:val="single" w:color="auto" w:sz="4" w:space="0"/>
              <w:bottom w:val="single" w:color="auto" w:sz="0" w:space="0"/>
              <w:insideH w:val="single" w:sz="0" w:space="0"/>
            </w:tcBorders>
            <w:vAlign w:val="bottom"/>
          </w:tcPr>
          <w:p w14:paraId="238D8325">
            <w:pPr>
              <w:pStyle w:val="27"/>
              <w:rPr>
                <w:rFonts w:hint="eastAsia" w:ascii="宋体" w:hAnsi="宋体" w:eastAsia="宋体"/>
                <w:sz w:val="15"/>
                <w:szCs w:val="15"/>
              </w:rPr>
            </w:pPr>
            <w:r>
              <w:rPr>
                <w:rFonts w:hint="eastAsia" w:ascii="宋体" w:hAnsi="宋体" w:eastAsia="宋体"/>
                <w:sz w:val="15"/>
                <w:szCs w:val="15"/>
              </w:rPr>
              <w:t>序号</w:t>
            </w:r>
          </w:p>
        </w:tc>
        <w:tc>
          <w:tcPr>
            <w:tcW w:w="0" w:type="auto"/>
            <w:tcBorders>
              <w:top w:val="single" w:color="auto" w:sz="4" w:space="0"/>
              <w:bottom w:val="single" w:color="auto" w:sz="0" w:space="0"/>
              <w:insideH w:val="single" w:sz="0" w:space="0"/>
            </w:tcBorders>
            <w:vAlign w:val="bottom"/>
          </w:tcPr>
          <w:p w14:paraId="06ECE701">
            <w:pPr>
              <w:pStyle w:val="27"/>
              <w:rPr>
                <w:rFonts w:hint="eastAsia" w:ascii="宋体" w:hAnsi="宋体" w:eastAsia="宋体"/>
                <w:sz w:val="15"/>
                <w:szCs w:val="15"/>
              </w:rPr>
            </w:pPr>
            <w:r>
              <w:rPr>
                <w:rFonts w:hint="eastAsia" w:ascii="宋体" w:hAnsi="宋体" w:eastAsia="宋体"/>
                <w:sz w:val="15"/>
                <w:szCs w:val="15"/>
              </w:rPr>
              <w:t>斜率</w:t>
            </w:r>
          </w:p>
        </w:tc>
        <w:tc>
          <w:tcPr>
            <w:tcW w:w="0" w:type="auto"/>
            <w:tcBorders>
              <w:top w:val="single" w:color="auto" w:sz="4" w:space="0"/>
              <w:bottom w:val="single" w:color="auto" w:sz="0" w:space="0"/>
              <w:insideH w:val="single" w:sz="0" w:space="0"/>
            </w:tcBorders>
            <w:vAlign w:val="bottom"/>
          </w:tcPr>
          <w:p w14:paraId="4966CC8E">
            <w:pPr>
              <w:pStyle w:val="27"/>
              <w:rPr>
                <w:rFonts w:hint="eastAsia" w:ascii="宋体" w:hAnsi="宋体" w:eastAsia="宋体"/>
                <w:sz w:val="15"/>
                <w:szCs w:val="15"/>
              </w:rPr>
            </w:pPr>
            <w:r>
              <w:rPr>
                <w:rFonts w:hint="eastAsia" w:ascii="宋体" w:hAnsi="宋体" w:eastAsia="宋体"/>
                <w:sz w:val="15"/>
                <w:szCs w:val="15"/>
              </w:rPr>
              <w:t>截距</w:t>
            </w:r>
          </w:p>
        </w:tc>
        <w:tc>
          <w:tcPr>
            <w:tcW w:w="0" w:type="auto"/>
            <w:tcBorders>
              <w:top w:val="single" w:color="auto" w:sz="4" w:space="0"/>
              <w:bottom w:val="single" w:color="auto" w:sz="0" w:space="0"/>
              <w:insideH w:val="single" w:sz="0" w:space="0"/>
            </w:tcBorders>
            <w:vAlign w:val="bottom"/>
          </w:tcPr>
          <w:p w14:paraId="07C25076">
            <w:pPr>
              <w:pStyle w:val="27"/>
              <w:rPr>
                <w:rFonts w:hint="eastAsia" w:ascii="宋体" w:hAnsi="宋体" w:eastAsia="宋体"/>
                <w:sz w:val="15"/>
                <w:szCs w:val="15"/>
              </w:rPr>
            </w:pPr>
            <w:r>
              <w:rPr>
                <w:rFonts w:hint="eastAsia" w:ascii="宋体" w:hAnsi="宋体" w:eastAsia="宋体"/>
                <w:sz w:val="15"/>
                <w:szCs w:val="15"/>
              </w:rPr>
              <w:t>过滤压力</w:t>
            </w:r>
            <w:r>
              <w:rPr>
                <w:rFonts w:ascii="宋体" w:hAnsi="宋体" w:eastAsia="宋体"/>
                <w:sz w:val="15"/>
                <w:szCs w:val="15"/>
              </w:rPr>
              <w:t xml:space="preserve"> / </w:t>
            </w:r>
            <m:oMath>
              <m:r>
                <m:rPr/>
                <w:rPr>
                  <w:rFonts w:ascii="Cambria Math" w:hAnsi="Cambria Math" w:eastAsia="宋体"/>
                  <w:sz w:val="15"/>
                  <w:szCs w:val="15"/>
                </w:rPr>
                <m:t>MPa</m:t>
              </m:r>
            </m:oMath>
          </w:p>
        </w:tc>
        <w:tc>
          <w:tcPr>
            <w:tcW w:w="0" w:type="auto"/>
            <w:tcBorders>
              <w:top w:val="single" w:color="auto" w:sz="4" w:space="0"/>
              <w:bottom w:val="single" w:color="auto" w:sz="0" w:space="0"/>
              <w:insideH w:val="single" w:sz="0" w:space="0"/>
            </w:tcBorders>
            <w:vAlign w:val="bottom"/>
          </w:tcPr>
          <w:p w14:paraId="44956F6C">
            <w:pPr>
              <w:pStyle w:val="27"/>
              <w:rPr>
                <w:rFonts w:hint="eastAsia" w:ascii="宋体" w:hAnsi="宋体" w:eastAsia="宋体"/>
                <w:sz w:val="15"/>
                <w:szCs w:val="15"/>
              </w:rPr>
            </w:pPr>
            <m:oMathPara>
              <m:oMath>
                <m:r>
                  <m:rPr/>
                  <w:rPr>
                    <w:rFonts w:ascii="Cambria Math" w:hAnsi="Cambria Math" w:eastAsia="宋体"/>
                    <w:sz w:val="15"/>
                    <w:szCs w:val="15"/>
                  </w:rPr>
                  <m:t>K</m:t>
                </m:r>
                <m:r>
                  <m:rPr>
                    <m:sty m:val="p"/>
                  </m:rPr>
                  <w:rPr>
                    <w:rFonts w:ascii="Cambria Math" w:hAnsi="Cambria Math" w:eastAsia="宋体"/>
                    <w:sz w:val="15"/>
                    <w:szCs w:val="15"/>
                  </w:rPr>
                  <m:t>/</m:t>
                </m:r>
                <m:r>
                  <m:rPr/>
                  <w:rPr>
                    <w:rFonts w:ascii="Cambria Math" w:hAnsi="Cambria Math" w:eastAsia="宋体"/>
                    <w:sz w:val="15"/>
                    <w:szCs w:val="15"/>
                  </w:rPr>
                  <m:t>m</m:t>
                </m:r>
                <m:r>
                  <m:rPr>
                    <m:sty m:val="p"/>
                  </m:rPr>
                  <w:rPr>
                    <w:rFonts w:ascii="Cambria Math" w:hAnsi="Cambria Math" w:eastAsia="宋体"/>
                    <w:sz w:val="15"/>
                    <w:szCs w:val="15"/>
                  </w:rPr>
                  <m:t>³·</m:t>
                </m:r>
                <m:r>
                  <m:rPr/>
                  <w:rPr>
                    <w:rFonts w:ascii="Cambria Math" w:hAnsi="Cambria Math" w:eastAsia="宋体"/>
                    <w:sz w:val="15"/>
                    <w:szCs w:val="15"/>
                  </w:rPr>
                  <m:t>m</m:t>
                </m:r>
                <m:r>
                  <m:rPr>
                    <m:sty m:val="p"/>
                  </m:rPr>
                  <w:rPr>
                    <w:rFonts w:ascii="Cambria Math" w:hAnsi="Cambria Math" w:eastAsia="宋体"/>
                    <w:sz w:val="15"/>
                    <w:szCs w:val="15"/>
                  </w:rPr>
                  <m:t>⁻²·</m:t>
                </m:r>
                <m:r>
                  <m:rPr/>
                  <w:rPr>
                    <w:rFonts w:ascii="Cambria Math" w:hAnsi="Cambria Math" w:eastAsia="宋体"/>
                    <w:sz w:val="15"/>
                    <w:szCs w:val="15"/>
                  </w:rPr>
                  <m:t>s</m:t>
                </m:r>
                <m:r>
                  <m:rPr>
                    <m:sty m:val="p"/>
                  </m:rPr>
                  <w:rPr>
                    <w:rFonts w:ascii="Cambria Math" w:hAnsi="Cambria Math" w:eastAsia="宋体"/>
                    <w:sz w:val="15"/>
                    <w:szCs w:val="15"/>
                  </w:rPr>
                  <m:t>⁻¹</m:t>
                </m:r>
              </m:oMath>
            </m:oMathPara>
          </w:p>
        </w:tc>
        <w:tc>
          <w:tcPr>
            <w:tcW w:w="0" w:type="auto"/>
            <w:tcBorders>
              <w:top w:val="single" w:color="auto" w:sz="4" w:space="0"/>
              <w:bottom w:val="single" w:color="auto" w:sz="0" w:space="0"/>
              <w:insideH w:val="single" w:sz="0" w:space="0"/>
            </w:tcBorders>
            <w:vAlign w:val="bottom"/>
          </w:tcPr>
          <w:p w14:paraId="33E050AF">
            <w:pPr>
              <w:pStyle w:val="27"/>
              <w:rPr>
                <w:rFonts w:hint="eastAsia" w:ascii="宋体" w:hAnsi="宋体" w:eastAsia="宋体"/>
                <w:sz w:val="15"/>
                <w:szCs w:val="15"/>
              </w:rPr>
            </w:pPr>
            <m:oMathPara>
              <m:oMath>
                <m:sSub>
                  <m:sSubPr>
                    <m:ctrlPr>
                      <w:rPr>
                        <w:rFonts w:ascii="Cambria Math" w:hAnsi="Cambria Math" w:eastAsia="宋体"/>
                        <w:sz w:val="15"/>
                        <w:szCs w:val="15"/>
                      </w:rPr>
                    </m:ctrlPr>
                  </m:sSubPr>
                  <m:e>
                    <m:r>
                      <m:rPr/>
                      <w:rPr>
                        <w:rFonts w:ascii="Cambria Math" w:hAnsi="Cambria Math" w:eastAsia="宋体"/>
                        <w:sz w:val="15"/>
                        <w:szCs w:val="15"/>
                      </w:rPr>
                      <m:t>q</m:t>
                    </m:r>
                    <m:ctrlPr>
                      <w:rPr>
                        <w:rFonts w:ascii="Cambria Math" w:hAnsi="Cambria Math" w:eastAsia="宋体"/>
                        <w:sz w:val="15"/>
                        <w:szCs w:val="15"/>
                      </w:rPr>
                    </m:ctrlPr>
                  </m:e>
                  <m:sub>
                    <m:r>
                      <m:rPr/>
                      <w:rPr>
                        <w:rFonts w:ascii="Cambria Math" w:hAnsi="Cambria Math" w:eastAsia="宋体"/>
                        <w:sz w:val="15"/>
                        <w:szCs w:val="15"/>
                      </w:rPr>
                      <m:t>e</m:t>
                    </m:r>
                    <m:ctrlPr>
                      <w:rPr>
                        <w:rFonts w:ascii="Cambria Math" w:hAnsi="Cambria Math" w:eastAsia="宋体"/>
                        <w:sz w:val="15"/>
                        <w:szCs w:val="15"/>
                      </w:rPr>
                    </m:ctrlPr>
                  </m:sub>
                </m:sSub>
                <m:r>
                  <m:rPr>
                    <m:sty m:val="p"/>
                  </m:rPr>
                  <w:rPr>
                    <w:rFonts w:ascii="Cambria Math" w:hAnsi="Cambria Math" w:eastAsia="宋体"/>
                    <w:sz w:val="15"/>
                    <w:szCs w:val="15"/>
                  </w:rPr>
                  <m:t>/</m:t>
                </m:r>
                <m:r>
                  <m:rPr/>
                  <w:rPr>
                    <w:rFonts w:ascii="Cambria Math" w:hAnsi="Cambria Math" w:eastAsia="宋体"/>
                    <w:sz w:val="15"/>
                    <w:szCs w:val="15"/>
                  </w:rPr>
                  <m:t>m</m:t>
                </m:r>
                <m:r>
                  <m:rPr>
                    <m:sty m:val="p"/>
                  </m:rPr>
                  <w:rPr>
                    <w:rFonts w:ascii="Cambria Math" w:hAnsi="Cambria Math" w:eastAsia="宋体"/>
                    <w:sz w:val="15"/>
                    <w:szCs w:val="15"/>
                  </w:rPr>
                  <m:t>³·</m:t>
                </m:r>
                <m:r>
                  <m:rPr/>
                  <w:rPr>
                    <w:rFonts w:ascii="Cambria Math" w:hAnsi="Cambria Math" w:eastAsia="宋体"/>
                    <w:sz w:val="15"/>
                    <w:szCs w:val="15"/>
                  </w:rPr>
                  <m:t>m</m:t>
                </m:r>
                <m:r>
                  <m:rPr>
                    <m:sty m:val="p"/>
                  </m:rPr>
                  <w:rPr>
                    <w:rFonts w:ascii="Cambria Math" w:hAnsi="Cambria Math" w:eastAsia="宋体"/>
                    <w:sz w:val="15"/>
                    <w:szCs w:val="15"/>
                  </w:rPr>
                  <m:t>⁻²</m:t>
                </m:r>
              </m:oMath>
            </m:oMathPara>
          </w:p>
        </w:tc>
        <w:tc>
          <w:tcPr>
            <w:tcW w:w="0" w:type="auto"/>
            <w:tcBorders>
              <w:top w:val="single" w:color="auto" w:sz="4" w:space="0"/>
              <w:bottom w:val="single" w:color="auto" w:sz="0" w:space="0"/>
              <w:insideH w:val="single" w:sz="0" w:space="0"/>
            </w:tcBorders>
            <w:vAlign w:val="bottom"/>
          </w:tcPr>
          <w:p w14:paraId="3F842A3B">
            <w:pPr>
              <w:pStyle w:val="27"/>
              <w:rPr>
                <w:rFonts w:hint="eastAsia" w:ascii="宋体" w:hAnsi="宋体" w:eastAsia="宋体"/>
                <w:sz w:val="15"/>
                <w:szCs w:val="15"/>
              </w:rPr>
            </w:pPr>
            <m:oMath>
              <m:sSub>
                <m:sSubPr>
                  <m:ctrlPr>
                    <w:rPr>
                      <w:rFonts w:ascii="Cambria Math" w:hAnsi="Cambria Math" w:eastAsia="宋体"/>
                      <w:sz w:val="15"/>
                      <w:szCs w:val="15"/>
                    </w:rPr>
                  </m:ctrlPr>
                </m:sSubPr>
                <m:e>
                  <m:r>
                    <m:rPr/>
                    <w:rPr>
                      <w:rFonts w:ascii="Cambria Math" w:hAnsi="Cambria Math" w:eastAsia="宋体"/>
                      <w:sz w:val="15"/>
                      <w:szCs w:val="15"/>
                    </w:rPr>
                    <m:t>θ</m:t>
                  </m:r>
                  <m:ctrlPr>
                    <w:rPr>
                      <w:rFonts w:ascii="Cambria Math" w:hAnsi="Cambria Math" w:eastAsia="宋体"/>
                      <w:sz w:val="15"/>
                      <w:szCs w:val="15"/>
                    </w:rPr>
                  </m:ctrlPr>
                </m:e>
                <m:sub>
                  <m:r>
                    <m:rPr/>
                    <w:rPr>
                      <w:rFonts w:ascii="Cambria Math" w:hAnsi="Cambria Math" w:eastAsia="宋体"/>
                      <w:sz w:val="15"/>
                      <w:szCs w:val="15"/>
                    </w:rPr>
                    <m:t>e</m:t>
                  </m:r>
                  <m:ctrlPr>
                    <w:rPr>
                      <w:rFonts w:ascii="Cambria Math" w:hAnsi="Cambria Math" w:eastAsia="宋体"/>
                      <w:sz w:val="15"/>
                      <w:szCs w:val="15"/>
                    </w:rPr>
                  </m:ctrlPr>
                </m:sub>
              </m:sSub>
            </m:oMath>
            <w:r>
              <w:rPr>
                <w:rFonts w:ascii="宋体" w:hAnsi="宋体" w:eastAsia="宋体"/>
                <w:sz w:val="15"/>
                <w:szCs w:val="15"/>
              </w:rPr>
              <w:t xml:space="preserve"> / </w:t>
            </w:r>
            <m:oMath>
              <m:r>
                <m:rPr/>
                <w:rPr>
                  <w:rFonts w:ascii="Cambria Math" w:hAnsi="Cambria Math" w:eastAsia="宋体"/>
                  <w:sz w:val="15"/>
                  <w:szCs w:val="15"/>
                </w:rPr>
                <m:t>s</m:t>
              </m:r>
            </m:oMath>
          </w:p>
        </w:tc>
      </w:tr>
      <w:tr w14:paraId="4B86EB7E">
        <w:tblPrEx>
          <w:tblCellMar>
            <w:top w:w="0" w:type="dxa"/>
            <w:left w:w="108" w:type="dxa"/>
            <w:bottom w:w="0" w:type="dxa"/>
            <w:right w:w="108" w:type="dxa"/>
          </w:tblCellMar>
        </w:tblPrEx>
        <w:trPr>
          <w:jc w:val="center"/>
        </w:trPr>
        <w:tc>
          <w:tcPr>
            <w:tcW w:w="0" w:type="auto"/>
          </w:tcPr>
          <w:p w14:paraId="73D74126">
            <w:pPr>
              <w:pStyle w:val="27"/>
              <w:rPr>
                <w:rFonts w:hint="eastAsia" w:ascii="宋体" w:hAnsi="宋体" w:eastAsia="宋体"/>
                <w:sz w:val="15"/>
                <w:szCs w:val="15"/>
              </w:rPr>
            </w:pPr>
            <w:r>
              <w:rPr>
                <w:rFonts w:ascii="宋体" w:hAnsi="宋体" w:eastAsia="宋体"/>
                <w:sz w:val="15"/>
                <w:szCs w:val="15"/>
              </w:rPr>
              <w:t>1</w:t>
            </w:r>
          </w:p>
        </w:tc>
        <w:tc>
          <w:tcPr>
            <w:tcW w:w="0" w:type="auto"/>
          </w:tcPr>
          <w:p w14:paraId="23EB3F20">
            <w:pPr>
              <w:pStyle w:val="27"/>
              <w:rPr>
                <w:rFonts w:hint="eastAsia" w:ascii="宋体" w:hAnsi="宋体" w:eastAsia="宋体"/>
                <w:sz w:val="15"/>
                <w:szCs w:val="15"/>
              </w:rPr>
            </w:pPr>
          </w:p>
        </w:tc>
        <w:tc>
          <w:tcPr>
            <w:tcW w:w="0" w:type="auto"/>
          </w:tcPr>
          <w:p w14:paraId="12E16CE5">
            <w:pPr>
              <w:pStyle w:val="27"/>
              <w:rPr>
                <w:rFonts w:hint="eastAsia" w:ascii="宋体" w:hAnsi="宋体" w:eastAsia="宋体"/>
                <w:sz w:val="15"/>
                <w:szCs w:val="15"/>
              </w:rPr>
            </w:pPr>
          </w:p>
        </w:tc>
        <w:tc>
          <w:tcPr>
            <w:tcW w:w="0" w:type="auto"/>
          </w:tcPr>
          <w:p w14:paraId="6D1B3E7E">
            <w:pPr>
              <w:pStyle w:val="27"/>
              <w:rPr>
                <w:rFonts w:hint="eastAsia" w:ascii="宋体" w:hAnsi="宋体" w:eastAsia="宋体"/>
                <w:sz w:val="15"/>
                <w:szCs w:val="15"/>
              </w:rPr>
            </w:pPr>
          </w:p>
        </w:tc>
        <w:tc>
          <w:tcPr>
            <w:tcW w:w="0" w:type="auto"/>
          </w:tcPr>
          <w:p w14:paraId="4939558B">
            <w:pPr>
              <w:pStyle w:val="27"/>
              <w:rPr>
                <w:rFonts w:hint="eastAsia" w:ascii="宋体" w:hAnsi="宋体" w:eastAsia="宋体"/>
                <w:sz w:val="15"/>
                <w:szCs w:val="15"/>
              </w:rPr>
            </w:pPr>
          </w:p>
        </w:tc>
        <w:tc>
          <w:tcPr>
            <w:tcW w:w="0" w:type="auto"/>
          </w:tcPr>
          <w:p w14:paraId="37939362">
            <w:pPr>
              <w:pStyle w:val="27"/>
              <w:rPr>
                <w:rFonts w:hint="eastAsia" w:ascii="宋体" w:hAnsi="宋体" w:eastAsia="宋体"/>
                <w:sz w:val="15"/>
                <w:szCs w:val="15"/>
              </w:rPr>
            </w:pPr>
          </w:p>
        </w:tc>
        <w:tc>
          <w:tcPr>
            <w:tcW w:w="0" w:type="auto"/>
          </w:tcPr>
          <w:p w14:paraId="3389E0EE">
            <w:pPr>
              <w:pStyle w:val="27"/>
              <w:rPr>
                <w:rFonts w:hint="eastAsia" w:ascii="宋体" w:hAnsi="宋体" w:eastAsia="宋体"/>
                <w:sz w:val="15"/>
                <w:szCs w:val="15"/>
              </w:rPr>
            </w:pPr>
          </w:p>
        </w:tc>
      </w:tr>
      <w:tr w14:paraId="6FA95138">
        <w:tblPrEx>
          <w:tblCellMar>
            <w:top w:w="0" w:type="dxa"/>
            <w:left w:w="108" w:type="dxa"/>
            <w:bottom w:w="0" w:type="dxa"/>
            <w:right w:w="108" w:type="dxa"/>
          </w:tblCellMar>
        </w:tblPrEx>
        <w:trPr>
          <w:jc w:val="center"/>
        </w:trPr>
        <w:tc>
          <w:tcPr>
            <w:tcW w:w="0" w:type="auto"/>
          </w:tcPr>
          <w:p w14:paraId="1205233B">
            <w:pPr>
              <w:pStyle w:val="27"/>
              <w:rPr>
                <w:rFonts w:hint="eastAsia" w:ascii="宋体" w:hAnsi="宋体" w:eastAsia="宋体"/>
                <w:sz w:val="15"/>
                <w:szCs w:val="15"/>
              </w:rPr>
            </w:pPr>
            <w:r>
              <w:rPr>
                <w:rFonts w:ascii="宋体" w:hAnsi="宋体" w:eastAsia="宋体"/>
                <w:sz w:val="15"/>
                <w:szCs w:val="15"/>
              </w:rPr>
              <w:t>2</w:t>
            </w:r>
          </w:p>
        </w:tc>
        <w:tc>
          <w:tcPr>
            <w:tcW w:w="0" w:type="auto"/>
          </w:tcPr>
          <w:p w14:paraId="6A255BD5">
            <w:pPr>
              <w:pStyle w:val="27"/>
              <w:rPr>
                <w:rFonts w:hint="eastAsia" w:ascii="宋体" w:hAnsi="宋体" w:eastAsia="宋体"/>
                <w:sz w:val="15"/>
                <w:szCs w:val="15"/>
              </w:rPr>
            </w:pPr>
          </w:p>
        </w:tc>
        <w:tc>
          <w:tcPr>
            <w:tcW w:w="0" w:type="auto"/>
          </w:tcPr>
          <w:p w14:paraId="3640EC92">
            <w:pPr>
              <w:pStyle w:val="27"/>
              <w:rPr>
                <w:rFonts w:hint="eastAsia" w:ascii="宋体" w:hAnsi="宋体" w:eastAsia="宋体"/>
                <w:sz w:val="15"/>
                <w:szCs w:val="15"/>
              </w:rPr>
            </w:pPr>
          </w:p>
        </w:tc>
        <w:tc>
          <w:tcPr>
            <w:tcW w:w="0" w:type="auto"/>
          </w:tcPr>
          <w:p w14:paraId="73C06FFB">
            <w:pPr>
              <w:pStyle w:val="27"/>
              <w:rPr>
                <w:rFonts w:hint="eastAsia" w:ascii="宋体" w:hAnsi="宋体" w:eastAsia="宋体"/>
                <w:sz w:val="15"/>
                <w:szCs w:val="15"/>
              </w:rPr>
            </w:pPr>
          </w:p>
        </w:tc>
        <w:tc>
          <w:tcPr>
            <w:tcW w:w="0" w:type="auto"/>
          </w:tcPr>
          <w:p w14:paraId="3894F34F">
            <w:pPr>
              <w:pStyle w:val="27"/>
              <w:rPr>
                <w:rFonts w:hint="eastAsia" w:ascii="宋体" w:hAnsi="宋体" w:eastAsia="宋体"/>
                <w:sz w:val="15"/>
                <w:szCs w:val="15"/>
              </w:rPr>
            </w:pPr>
          </w:p>
        </w:tc>
        <w:tc>
          <w:tcPr>
            <w:tcW w:w="0" w:type="auto"/>
          </w:tcPr>
          <w:p w14:paraId="4546F2BE">
            <w:pPr>
              <w:pStyle w:val="27"/>
              <w:rPr>
                <w:rFonts w:hint="eastAsia" w:ascii="宋体" w:hAnsi="宋体" w:eastAsia="宋体"/>
                <w:sz w:val="15"/>
                <w:szCs w:val="15"/>
              </w:rPr>
            </w:pPr>
          </w:p>
        </w:tc>
        <w:tc>
          <w:tcPr>
            <w:tcW w:w="0" w:type="auto"/>
          </w:tcPr>
          <w:p w14:paraId="4DDB4315">
            <w:pPr>
              <w:pStyle w:val="27"/>
              <w:rPr>
                <w:rFonts w:hint="eastAsia" w:ascii="宋体" w:hAnsi="宋体" w:eastAsia="宋体"/>
                <w:sz w:val="15"/>
                <w:szCs w:val="15"/>
              </w:rPr>
            </w:pPr>
          </w:p>
        </w:tc>
      </w:tr>
      <w:tr w14:paraId="76D0900B">
        <w:tblPrEx>
          <w:tblCellMar>
            <w:top w:w="0" w:type="dxa"/>
            <w:left w:w="108" w:type="dxa"/>
            <w:bottom w:w="0" w:type="dxa"/>
            <w:right w:w="108" w:type="dxa"/>
          </w:tblCellMar>
        </w:tblPrEx>
        <w:trPr>
          <w:jc w:val="center"/>
        </w:trPr>
        <w:tc>
          <w:tcPr>
            <w:tcW w:w="0" w:type="auto"/>
          </w:tcPr>
          <w:p w14:paraId="4D9DD451">
            <w:pPr>
              <w:pStyle w:val="27"/>
              <w:rPr>
                <w:rFonts w:hint="eastAsia" w:ascii="宋体" w:hAnsi="宋体" w:eastAsia="宋体"/>
                <w:sz w:val="15"/>
                <w:szCs w:val="15"/>
              </w:rPr>
            </w:pPr>
            <w:r>
              <w:rPr>
                <w:rFonts w:ascii="宋体" w:hAnsi="宋体" w:eastAsia="宋体"/>
                <w:sz w:val="15"/>
                <w:szCs w:val="15"/>
              </w:rPr>
              <w:t>3</w:t>
            </w:r>
          </w:p>
        </w:tc>
        <w:tc>
          <w:tcPr>
            <w:tcW w:w="0" w:type="auto"/>
          </w:tcPr>
          <w:p w14:paraId="3AE714BF">
            <w:pPr>
              <w:pStyle w:val="27"/>
              <w:rPr>
                <w:rFonts w:hint="eastAsia" w:ascii="宋体" w:hAnsi="宋体" w:eastAsia="宋体"/>
                <w:sz w:val="15"/>
                <w:szCs w:val="15"/>
              </w:rPr>
            </w:pPr>
          </w:p>
        </w:tc>
        <w:tc>
          <w:tcPr>
            <w:tcW w:w="0" w:type="auto"/>
          </w:tcPr>
          <w:p w14:paraId="4E13BDC0">
            <w:pPr>
              <w:pStyle w:val="27"/>
              <w:rPr>
                <w:rFonts w:hint="eastAsia" w:ascii="宋体" w:hAnsi="宋体" w:eastAsia="宋体"/>
                <w:sz w:val="15"/>
                <w:szCs w:val="15"/>
              </w:rPr>
            </w:pPr>
          </w:p>
        </w:tc>
        <w:tc>
          <w:tcPr>
            <w:tcW w:w="0" w:type="auto"/>
          </w:tcPr>
          <w:p w14:paraId="66634AD6">
            <w:pPr>
              <w:pStyle w:val="27"/>
              <w:rPr>
                <w:rFonts w:hint="eastAsia" w:ascii="宋体" w:hAnsi="宋体" w:eastAsia="宋体"/>
                <w:sz w:val="15"/>
                <w:szCs w:val="15"/>
              </w:rPr>
            </w:pPr>
          </w:p>
        </w:tc>
        <w:tc>
          <w:tcPr>
            <w:tcW w:w="0" w:type="auto"/>
          </w:tcPr>
          <w:p w14:paraId="0A3AD6A7">
            <w:pPr>
              <w:pStyle w:val="27"/>
              <w:rPr>
                <w:rFonts w:hint="eastAsia" w:ascii="宋体" w:hAnsi="宋体" w:eastAsia="宋体"/>
                <w:sz w:val="15"/>
                <w:szCs w:val="15"/>
              </w:rPr>
            </w:pPr>
          </w:p>
        </w:tc>
        <w:tc>
          <w:tcPr>
            <w:tcW w:w="0" w:type="auto"/>
          </w:tcPr>
          <w:p w14:paraId="0E496F28">
            <w:pPr>
              <w:pStyle w:val="27"/>
              <w:rPr>
                <w:rFonts w:hint="eastAsia" w:ascii="宋体" w:hAnsi="宋体" w:eastAsia="宋体"/>
                <w:sz w:val="15"/>
                <w:szCs w:val="15"/>
              </w:rPr>
            </w:pPr>
          </w:p>
        </w:tc>
        <w:tc>
          <w:tcPr>
            <w:tcW w:w="0" w:type="auto"/>
          </w:tcPr>
          <w:p w14:paraId="323A04A2">
            <w:pPr>
              <w:pStyle w:val="27"/>
              <w:rPr>
                <w:rFonts w:hint="eastAsia" w:ascii="宋体" w:hAnsi="宋体" w:eastAsia="宋体"/>
                <w:sz w:val="15"/>
                <w:szCs w:val="15"/>
              </w:rPr>
            </w:pPr>
          </w:p>
        </w:tc>
      </w:tr>
      <w:tr w14:paraId="5EB70F47">
        <w:tblPrEx>
          <w:tblCellMar>
            <w:top w:w="0" w:type="dxa"/>
            <w:left w:w="108" w:type="dxa"/>
            <w:bottom w:w="0" w:type="dxa"/>
            <w:right w:w="108" w:type="dxa"/>
          </w:tblCellMar>
        </w:tblPrEx>
        <w:trPr>
          <w:jc w:val="center"/>
        </w:trPr>
        <w:tc>
          <w:tcPr>
            <w:tcW w:w="0" w:type="auto"/>
            <w:tcBorders>
              <w:bottom w:val="single" w:color="auto" w:sz="4" w:space="0"/>
            </w:tcBorders>
          </w:tcPr>
          <w:p w14:paraId="3A32E3FE">
            <w:pPr>
              <w:pStyle w:val="27"/>
              <w:rPr>
                <w:rFonts w:hint="eastAsia" w:ascii="宋体" w:hAnsi="宋体" w:eastAsia="宋体"/>
                <w:sz w:val="15"/>
                <w:szCs w:val="15"/>
              </w:rPr>
            </w:pPr>
            <w:r>
              <w:rPr>
                <w:rFonts w:ascii="宋体" w:hAnsi="宋体" w:eastAsia="宋体"/>
                <w:sz w:val="15"/>
                <w:szCs w:val="15"/>
              </w:rPr>
              <w:t>...</w:t>
            </w:r>
          </w:p>
        </w:tc>
        <w:tc>
          <w:tcPr>
            <w:tcW w:w="0" w:type="auto"/>
            <w:tcBorders>
              <w:bottom w:val="single" w:color="auto" w:sz="4" w:space="0"/>
            </w:tcBorders>
          </w:tcPr>
          <w:p w14:paraId="4D6153A0">
            <w:pPr>
              <w:pStyle w:val="27"/>
              <w:rPr>
                <w:rFonts w:hint="eastAsia" w:ascii="宋体" w:hAnsi="宋体" w:eastAsia="宋体"/>
                <w:sz w:val="15"/>
                <w:szCs w:val="15"/>
              </w:rPr>
            </w:pPr>
          </w:p>
        </w:tc>
        <w:tc>
          <w:tcPr>
            <w:tcW w:w="0" w:type="auto"/>
            <w:tcBorders>
              <w:bottom w:val="single" w:color="auto" w:sz="4" w:space="0"/>
            </w:tcBorders>
          </w:tcPr>
          <w:p w14:paraId="29D1FE7D">
            <w:pPr>
              <w:pStyle w:val="27"/>
              <w:rPr>
                <w:rFonts w:hint="eastAsia" w:ascii="宋体" w:hAnsi="宋体" w:eastAsia="宋体"/>
                <w:sz w:val="15"/>
                <w:szCs w:val="15"/>
              </w:rPr>
            </w:pPr>
          </w:p>
        </w:tc>
        <w:tc>
          <w:tcPr>
            <w:tcW w:w="0" w:type="auto"/>
            <w:tcBorders>
              <w:bottom w:val="single" w:color="auto" w:sz="4" w:space="0"/>
            </w:tcBorders>
          </w:tcPr>
          <w:p w14:paraId="781CC152">
            <w:pPr>
              <w:pStyle w:val="27"/>
              <w:rPr>
                <w:rFonts w:hint="eastAsia" w:ascii="宋体" w:hAnsi="宋体" w:eastAsia="宋体"/>
                <w:sz w:val="15"/>
                <w:szCs w:val="15"/>
              </w:rPr>
            </w:pPr>
          </w:p>
        </w:tc>
        <w:tc>
          <w:tcPr>
            <w:tcW w:w="0" w:type="auto"/>
            <w:tcBorders>
              <w:bottom w:val="single" w:color="auto" w:sz="4" w:space="0"/>
            </w:tcBorders>
          </w:tcPr>
          <w:p w14:paraId="023164AC">
            <w:pPr>
              <w:pStyle w:val="27"/>
              <w:rPr>
                <w:rFonts w:hint="eastAsia" w:ascii="宋体" w:hAnsi="宋体" w:eastAsia="宋体"/>
                <w:sz w:val="15"/>
                <w:szCs w:val="15"/>
              </w:rPr>
            </w:pPr>
          </w:p>
        </w:tc>
        <w:tc>
          <w:tcPr>
            <w:tcW w:w="0" w:type="auto"/>
            <w:tcBorders>
              <w:bottom w:val="single" w:color="auto" w:sz="4" w:space="0"/>
            </w:tcBorders>
          </w:tcPr>
          <w:p w14:paraId="3BEFD3F4">
            <w:pPr>
              <w:pStyle w:val="27"/>
              <w:rPr>
                <w:rFonts w:hint="eastAsia" w:ascii="宋体" w:hAnsi="宋体" w:eastAsia="宋体"/>
                <w:sz w:val="15"/>
                <w:szCs w:val="15"/>
              </w:rPr>
            </w:pPr>
          </w:p>
        </w:tc>
        <w:tc>
          <w:tcPr>
            <w:tcW w:w="0" w:type="auto"/>
            <w:tcBorders>
              <w:bottom w:val="single" w:color="auto" w:sz="4" w:space="0"/>
            </w:tcBorders>
          </w:tcPr>
          <w:p w14:paraId="7AA31DB1">
            <w:pPr>
              <w:pStyle w:val="27"/>
              <w:rPr>
                <w:rFonts w:hint="eastAsia" w:ascii="宋体" w:hAnsi="宋体" w:eastAsia="宋体"/>
                <w:sz w:val="15"/>
                <w:szCs w:val="15"/>
              </w:rPr>
            </w:pPr>
          </w:p>
        </w:tc>
      </w:tr>
    </w:tbl>
    <w:p w14:paraId="61FEC2A7">
      <w:pPr>
        <w:pStyle w:val="102"/>
      </w:pPr>
      <w:r>
        <w:rPr>
          <w:rFonts w:hint="eastAsia"/>
        </w:rPr>
        <w:t>3）洗涤实验</w:t>
      </w:r>
    </w:p>
    <w:p w14:paraId="091DD10E">
      <w:pPr>
        <w:pStyle w:val="104"/>
        <w:ind w:firstLine="420"/>
      </w:pPr>
      <w:r>
        <w:rPr>
          <w:rFonts w:hint="eastAsia"/>
        </w:rPr>
        <w:t>（1）洗涤实验时全开阀门10，6，其他阔门全关。调节阀门6使压力表11达到过滤要求的数值。打开阀门B，随后快速打开过滤机出口阀门C开始洗涤。等到阀门B有液体流下时开始计时，洗涤量为过滤量的</w:t>
      </w:r>
      <w:r>
        <w:t xml:space="preserve"> </w:t>
      </w:r>
      <m:oMath>
        <m:r>
          <m:rPr/>
          <w:rPr>
            <w:rFonts w:ascii="Cambria Math" w:hAnsi="Cambria Math"/>
          </w:rPr>
          <m:t>1</m:t>
        </m:r>
        <m:r>
          <m:rPr>
            <m:sty m:val="p"/>
          </m:rPr>
          <w:rPr>
            <w:rFonts w:ascii="Cambria Math" w:hAnsi="Cambria Math"/>
          </w:rPr>
          <m:t>/</m:t>
        </m:r>
        <m:r>
          <m:rPr/>
          <w:rPr>
            <w:rFonts w:ascii="Cambria Math" w:hAnsi="Cambria Math"/>
          </w:rPr>
          <m:t>4</m:t>
        </m:r>
      </m:oMath>
      <w:r>
        <w:t xml:space="preserve"> </w:t>
      </w:r>
      <w:r>
        <w:rPr>
          <w:rFonts w:hint="eastAsia"/>
        </w:rPr>
        <w:t>。实验结束后，放出计量槽内的滤液到洗水槽</w:t>
      </w:r>
      <w:r>
        <w:t xml:space="preserve"> 5 </w:t>
      </w:r>
      <w:r>
        <w:rPr>
          <w:rFonts w:hint="eastAsia"/>
        </w:rPr>
        <w:t>内。</w:t>
      </w:r>
    </w:p>
    <w:p w14:paraId="6FFE3C5A">
      <w:pPr>
        <w:pStyle w:val="104"/>
        <w:ind w:firstLine="420"/>
      </w:pPr>
      <w:r>
        <w:rPr>
          <w:rFonts w:hint="eastAsia"/>
        </w:rPr>
        <w:t>（2）开启压紧装置，卸下过滤框内的滤饼并放回滤浆槽内，将滤布清洗干净。</w:t>
      </w:r>
    </w:p>
    <w:p w14:paraId="2FD1F9ED">
      <w:pPr>
        <w:pStyle w:val="104"/>
        <w:ind w:firstLine="420"/>
      </w:pPr>
      <w:r>
        <w:rPr>
          <w:rFonts w:hint="eastAsia"/>
        </w:rPr>
        <w:t>（3）改变压力值，从开始重昜上述实验。压力分别为</w:t>
      </w:r>
      <w:r>
        <w:t xml:space="preserve"> </w:t>
      </w:r>
      <m:oMath>
        <m:r>
          <m:rPr/>
          <w:rPr>
            <w:rFonts w:ascii="Cambria Math" w:hAnsi="Cambria Math"/>
          </w:rPr>
          <m:t>0.05</m:t>
        </m:r>
        <m:r>
          <m:rPr>
            <m:sty m:val="p"/>
          </m:rPr>
          <w:rPr>
            <w:rFonts w:ascii="Cambria Math" w:hAnsi="Cambria Math"/>
          </w:rPr>
          <m:t>MPa,</m:t>
        </m:r>
        <m:r>
          <m:rPr/>
          <w:rPr>
            <w:rFonts w:ascii="Cambria Math" w:hAnsi="Cambria Math"/>
          </w:rPr>
          <m:t> 0.10</m:t>
        </m:r>
        <m:r>
          <m:rPr>
            <m:sty m:val="p"/>
          </m:rPr>
          <w:rPr>
            <w:rFonts w:ascii="Cambria Math" w:hAnsi="Cambria Math"/>
          </w:rPr>
          <m:t>MPa,</m:t>
        </m:r>
        <m:r>
          <m:rPr/>
          <w:rPr>
            <w:rFonts w:ascii="Cambria Math" w:hAnsi="Cambria Math"/>
          </w:rPr>
          <m:t> 0.15</m:t>
        </m:r>
        <m:r>
          <m:rPr>
            <m:sty m:val="p"/>
          </m:rPr>
          <w:rPr>
            <w:rFonts w:ascii="Cambria Math" w:hAnsi="Cambria Math"/>
          </w:rPr>
          <m:t>MPa</m:t>
        </m:r>
      </m:oMath>
      <w:r>
        <w:t xml:space="preserve"> 。</w:t>
      </w:r>
    </w:p>
    <w:bookmarkEnd w:id="28"/>
    <w:p w14:paraId="256DB87D">
      <w:pPr>
        <w:pStyle w:val="5"/>
        <w:rPr>
          <w:rFonts w:hint="eastAsia" w:ascii="宋体" w:hAnsi="宋体" w:eastAsia="宋体"/>
          <w:b/>
          <w:bCs/>
          <w:color w:val="auto"/>
          <w:sz w:val="24"/>
          <w:szCs w:val="24"/>
          <w:lang w:eastAsia="zh-CN"/>
        </w:rPr>
      </w:pPr>
      <w:ins w:id="592" w:author="杨欣" w:date="2025-04-25T22:03:30Z">
        <w:bookmarkStart w:id="29" w:name="操作注意事项"/>
        <w:r>
          <w:rPr>
            <w:rFonts w:hint="eastAsia" w:ascii="宋体" w:hAnsi="宋体" w:eastAsia="宋体"/>
            <w:b/>
            <w:bCs/>
            <w:color w:val="auto"/>
            <w:sz w:val="24"/>
            <w:szCs w:val="24"/>
            <w:lang w:val="en-US" w:eastAsia="zh-CN"/>
          </w:rPr>
          <w:t>2</w:t>
        </w:r>
      </w:ins>
      <w:ins w:id="593" w:author="杨欣" w:date="2025-04-25T22:03:31Z">
        <w:r>
          <w:rPr>
            <w:rFonts w:hint="eastAsia" w:ascii="宋体" w:hAnsi="宋体" w:eastAsia="宋体"/>
            <w:b/>
            <w:bCs/>
            <w:color w:val="auto"/>
            <w:sz w:val="24"/>
            <w:szCs w:val="24"/>
            <w:lang w:val="en-US" w:eastAsia="zh-CN"/>
          </w:rPr>
          <w:t>.4.6</w:t>
        </w:r>
      </w:ins>
      <w:r>
        <w:rPr>
          <w:rFonts w:hint="eastAsia" w:ascii="宋体" w:hAnsi="宋体" w:eastAsia="宋体"/>
          <w:b/>
          <w:bCs/>
          <w:color w:val="auto"/>
          <w:sz w:val="24"/>
          <w:szCs w:val="24"/>
          <w:lang w:eastAsia="zh-CN"/>
        </w:rPr>
        <w:t>操作注意事项</w:t>
      </w:r>
    </w:p>
    <w:p w14:paraId="0D022F08">
      <w:pPr>
        <w:pStyle w:val="104"/>
        <w:ind w:firstLine="420"/>
      </w:pPr>
      <w:r>
        <w:rPr>
          <w:rFonts w:hint="eastAsia"/>
        </w:rPr>
        <w:t>（1）过滤板与过滤框之间的密封垫注意要放正，过滤板与过滤框上面的滤液进出口要对齐。滤板与滤框安装完毕后要用摇柄把过滤设备压紧，以免漏液。</w:t>
      </w:r>
    </w:p>
    <w:p w14:paraId="1178063C">
      <w:pPr>
        <w:pStyle w:val="104"/>
        <w:ind w:firstLine="420"/>
      </w:pPr>
      <w:r>
        <w:rPr>
          <w:rFonts w:hint="eastAsia"/>
        </w:rPr>
        <w:t>（2）计量槽的流液管口应紧贴桶壁，防止液面波动影响读数。</w:t>
      </w:r>
    </w:p>
    <w:p w14:paraId="21553AD4">
      <w:pPr>
        <w:pStyle w:val="104"/>
        <w:ind w:firstLine="420"/>
      </w:pPr>
      <w:r>
        <w:rPr>
          <w:rFonts w:hint="eastAsia"/>
        </w:rPr>
        <w:t>（3）由于电动搅拌器为无级调速，使用时首先接上系统电源，打开调速器开关，调速钮一定由小到大缓慢调节，切勿反方向调节或调节过快，以兔损坏电机。</w:t>
      </w:r>
    </w:p>
    <w:p w14:paraId="3AE6E4B0">
      <w:pPr>
        <w:pStyle w:val="104"/>
        <w:ind w:firstLine="420"/>
      </w:pPr>
      <w:r>
        <w:rPr>
          <w:rFonts w:hint="eastAsia"/>
        </w:rPr>
        <w:t>（4）启动搅拌前，用手旋转一下搅拌轴以保证启动顺利。</w:t>
      </w:r>
    </w:p>
    <w:p w14:paraId="7D4B6082">
      <w:pPr>
        <w:pStyle w:val="104"/>
        <w:ind w:firstLine="420"/>
      </w:pPr>
      <w:r>
        <w:rPr>
          <w:rFonts w:hint="eastAsia"/>
        </w:rPr>
        <w:t>（5）每次实验结束后将滤饼和滤液全部倒回料浆槽中，保证料液浓度保持不变。</w:t>
      </w:r>
    </w:p>
    <w:bookmarkEnd w:id="21"/>
    <w:bookmarkEnd w:id="29"/>
    <w:p w14:paraId="4FC257E8">
      <w:pPr>
        <w:pStyle w:val="4"/>
        <w:rPr>
          <w:rFonts w:hint="eastAsia" w:ascii="宋体" w:hAnsi="宋体" w:eastAsia="宋体"/>
          <w:b/>
          <w:bCs/>
          <w:color w:val="auto"/>
          <w:sz w:val="24"/>
          <w:szCs w:val="24"/>
          <w:lang w:eastAsia="zh-CN"/>
        </w:rPr>
      </w:pPr>
      <w:ins w:id="594" w:author="杨欣" w:date="2025-04-25T22:03:35Z">
        <w:bookmarkStart w:id="30" w:name="结语"/>
        <w:r>
          <w:rPr>
            <w:rFonts w:hint="eastAsia" w:ascii="宋体" w:hAnsi="宋体" w:eastAsia="宋体"/>
            <w:b/>
            <w:bCs/>
            <w:color w:val="auto"/>
            <w:sz w:val="24"/>
            <w:szCs w:val="24"/>
            <w:lang w:val="en-US" w:eastAsia="zh-CN"/>
          </w:rPr>
          <w:t>2.5</w:t>
        </w:r>
      </w:ins>
      <w:r>
        <w:rPr>
          <w:rFonts w:hint="eastAsia" w:ascii="宋体" w:hAnsi="宋体" w:eastAsia="宋体"/>
          <w:b/>
          <w:bCs/>
          <w:color w:val="auto"/>
          <w:sz w:val="24"/>
          <w:szCs w:val="24"/>
          <w:lang w:eastAsia="zh-CN"/>
        </w:rPr>
        <w:t>结语</w:t>
      </w:r>
    </w:p>
    <w:p w14:paraId="73DD4E20">
      <w:pPr>
        <w:pStyle w:val="104"/>
        <w:ind w:firstLine="420"/>
        <w:rPr>
          <w:ins w:id="595" w:author="杨欣" w:date="2025-04-25T22:04:55Z"/>
          <w:rFonts w:hint="eastAsia"/>
        </w:rPr>
      </w:pPr>
      <w:ins w:id="596" w:author="杨欣" w:date="2025-04-25T22:04:07Z">
        <w:r>
          <w:rPr>
            <w:rFonts w:hint="eastAsia"/>
            <w:lang w:val="en-US" w:eastAsia="zh-CN"/>
          </w:rPr>
          <w:t>针对</w:t>
        </w:r>
      </w:ins>
      <w:ins w:id="597" w:author="杨欣" w:date="2025-04-25T22:04:08Z">
        <w:r>
          <w:rPr>
            <w:rFonts w:hint="eastAsia"/>
            <w:lang w:val="en-US" w:eastAsia="zh-CN"/>
          </w:rPr>
          <w:t>化工</w:t>
        </w:r>
      </w:ins>
      <w:ins w:id="598" w:author="杨欣" w:date="2025-04-25T22:04:09Z">
        <w:r>
          <w:rPr>
            <w:rFonts w:hint="eastAsia"/>
            <w:lang w:val="en-US" w:eastAsia="zh-CN"/>
          </w:rPr>
          <w:t>原理</w:t>
        </w:r>
      </w:ins>
      <w:ins w:id="599" w:author="杨欣" w:date="2025-04-25T22:04:10Z">
        <w:r>
          <w:rPr>
            <w:rFonts w:hint="eastAsia"/>
            <w:lang w:val="en-US" w:eastAsia="zh-CN"/>
          </w:rPr>
          <w:t>。。。。</w:t>
        </w:r>
      </w:ins>
      <w:ins w:id="600" w:author="杨欣" w:date="2025-04-25T22:04:11Z">
        <w:r>
          <w:rPr>
            <w:rFonts w:hint="eastAsia"/>
            <w:lang w:val="en-US" w:eastAsia="zh-CN"/>
          </w:rPr>
          <w:t>过滤</w:t>
        </w:r>
      </w:ins>
      <w:ins w:id="601" w:author="杨欣" w:date="2025-04-25T22:04:14Z">
        <w:r>
          <w:rPr>
            <w:rFonts w:hint="eastAsia"/>
            <w:lang w:val="en-US" w:eastAsia="zh-CN"/>
          </w:rPr>
          <w:t>实验</w:t>
        </w:r>
      </w:ins>
      <w:ins w:id="602" w:author="杨欣" w:date="2025-04-25T22:04:37Z">
        <w:r>
          <w:rPr>
            <w:rFonts w:hint="eastAsia"/>
            <w:lang w:val="en-US" w:eastAsia="zh-CN"/>
          </w:rPr>
          <w:t>存在</w:t>
        </w:r>
      </w:ins>
      <w:ins w:id="603" w:author="杨欣" w:date="2025-04-25T22:04:38Z">
        <w:r>
          <w:rPr>
            <w:rFonts w:hint="eastAsia"/>
            <w:lang w:val="en-US" w:eastAsia="zh-CN"/>
          </w:rPr>
          <w:t>。。。的</w:t>
        </w:r>
      </w:ins>
      <w:ins w:id="604" w:author="杨欣" w:date="2025-04-25T22:04:39Z">
        <w:r>
          <w:rPr>
            <w:rFonts w:hint="eastAsia"/>
            <w:lang w:val="en-US" w:eastAsia="zh-CN"/>
          </w:rPr>
          <w:t>问题</w:t>
        </w:r>
      </w:ins>
      <w:ins w:id="605" w:author="杨欣" w:date="2025-04-25T22:04:15Z">
        <w:r>
          <w:rPr>
            <w:rFonts w:hint="eastAsia"/>
            <w:lang w:val="en-US" w:eastAsia="zh-CN"/>
          </w:rPr>
          <w:t>，</w:t>
        </w:r>
      </w:ins>
      <w:r>
        <w:rPr>
          <w:rFonts w:hint="eastAsia"/>
        </w:rPr>
        <w:t>本</w:t>
      </w:r>
      <w:ins w:id="606" w:author="杨欣" w:date="2025-04-25T22:03:41Z">
        <w:r>
          <w:rPr>
            <w:rFonts w:hint="eastAsia"/>
            <w:lang w:val="en-US" w:eastAsia="zh-CN"/>
          </w:rPr>
          <w:t>项目</w:t>
        </w:r>
      </w:ins>
      <w:ins w:id="607" w:author="杨欣" w:date="2025-04-25T22:04:20Z">
        <w:r>
          <w:rPr>
            <w:rFonts w:hint="eastAsia"/>
            <w:lang w:val="en-US" w:eastAsia="zh-CN"/>
          </w:rPr>
          <w:t>进行</w:t>
        </w:r>
      </w:ins>
      <w:ins w:id="608" w:author="杨欣" w:date="2025-04-25T22:04:21Z">
        <w:r>
          <w:rPr>
            <w:rFonts w:hint="eastAsia"/>
            <w:lang w:val="en-US" w:eastAsia="zh-CN"/>
          </w:rPr>
          <w:t>了</w:t>
        </w:r>
      </w:ins>
      <w:r>
        <w:rPr>
          <w:rFonts w:hint="eastAsia"/>
        </w:rPr>
        <w:t>数字化</w:t>
      </w:r>
      <w:ins w:id="609" w:author="杨欣" w:date="2025-04-25T22:04:02Z">
        <w:r>
          <w:rPr>
            <w:rFonts w:hint="eastAsia"/>
            <w:lang w:val="en-US" w:eastAsia="zh-CN"/>
          </w:rPr>
          <w:t>改进</w:t>
        </w:r>
      </w:ins>
      <w:r>
        <w:rPr>
          <w:rFonts w:hint="eastAsia"/>
        </w:rPr>
        <w:t>设计</w:t>
      </w:r>
      <w:ins w:id="610" w:author="杨欣" w:date="2025-04-25T22:04:25Z">
        <w:r>
          <w:rPr>
            <w:rFonts w:hint="eastAsia"/>
            <w:lang w:eastAsia="zh-CN"/>
          </w:rPr>
          <w:t>，</w:t>
        </w:r>
      </w:ins>
      <w:ins w:id="611" w:author="杨欣" w:date="2025-04-25T22:04:26Z">
        <w:r>
          <w:rPr>
            <w:rFonts w:hint="eastAsia"/>
            <w:lang w:val="en-US" w:eastAsia="zh-CN"/>
          </w:rPr>
          <w:t>该</w:t>
        </w:r>
      </w:ins>
      <w:ins w:id="612" w:author="杨欣" w:date="2025-04-25T22:04:27Z">
        <w:r>
          <w:rPr>
            <w:rFonts w:hint="eastAsia"/>
            <w:lang w:val="en-US" w:eastAsia="zh-CN"/>
          </w:rPr>
          <w:t>设计</w:t>
        </w:r>
      </w:ins>
      <w:r>
        <w:rPr>
          <w:rFonts w:hint="eastAsia"/>
        </w:rPr>
        <w:t>方案通过构建软硬件协同的智能实验平台，实现了过滤实验教学范式的革新突破。相较于传统手工记录方式，系统将数据采集效率提升约80%，参数计算误差控制在3%以内，有效解决了实验周期长、数据处理繁琐等痛点问题。</w:t>
      </w:r>
    </w:p>
    <w:p w14:paraId="6DB342B5">
      <w:pPr>
        <w:pStyle w:val="104"/>
        <w:ind w:firstLine="420"/>
      </w:pPr>
      <w:ins w:id="613" w:author="杨欣" w:date="2025-04-25T22:04:58Z">
        <w:r>
          <w:rPr>
            <w:rFonts w:hint="eastAsia"/>
            <w:lang w:val="en-US" w:eastAsia="zh-CN"/>
          </w:rPr>
          <w:t>本</w:t>
        </w:r>
      </w:ins>
      <w:ins w:id="614" w:author="杨欣" w:date="2025-04-25T22:05:01Z">
        <w:r>
          <w:rPr>
            <w:rFonts w:hint="eastAsia"/>
            <w:lang w:val="en-US" w:eastAsia="zh-CN"/>
          </w:rPr>
          <w:t>设计</w:t>
        </w:r>
      </w:ins>
      <w:ins w:id="615" w:author="杨欣" w:date="2025-04-25T22:05:03Z">
        <w:r>
          <w:rPr>
            <w:rFonts w:hint="eastAsia"/>
            <w:lang w:val="en-US" w:eastAsia="zh-CN"/>
          </w:rPr>
          <w:t>方案</w:t>
        </w:r>
      </w:ins>
      <w:r>
        <w:rPr>
          <w:rFonts w:hint="eastAsia"/>
        </w:rPr>
        <w:t>其核心价值体现在三个方面：其一，通过边缘计算与动态拟合算法的深度融合，首次实现了过滤动力学参数的在线辨识与异常工况自诊断功能，为过程工程实验的智能化改造提供了技术范式；其二，构建了多层级可视化交互体系，以高分辨率动态曲线呈现过滤速率演变规律，使抽象数学模型具象化为可观测的物理过程，显著提升了学生的工程思维素养；其三，开发的模块化架构具有强扩展性，其通信接口与算法引擎可快速移植至离心分离、膜过滤等同类单元操作实验装置，形成了可复用的实验教学数字化转型解决方案。本方案的成功实施，不仅验证了信息技术与工程教育深度融合的可行性，更为新工科背景下虚实结合的实验教学模式创新提供了实践样本。</w:t>
      </w:r>
    </w:p>
    <w:bookmarkEnd w:id="30"/>
    <w:p w14:paraId="11131B62">
      <w:pPr>
        <w:pStyle w:val="4"/>
        <w:rPr>
          <w:del w:id="616" w:author="杨欣" w:date="2025-04-25T22:11:02Z"/>
          <w:rFonts w:hint="default" w:ascii="宋体" w:hAnsi="宋体" w:eastAsia="宋体"/>
          <w:b/>
          <w:bCs/>
          <w:color w:val="auto"/>
          <w:sz w:val="24"/>
          <w:szCs w:val="24"/>
          <w:lang w:val="en-US" w:eastAsia="zh-CN"/>
        </w:rPr>
      </w:pPr>
      <w:del w:id="617" w:author="杨欣" w:date="2025-04-25T22:11:02Z">
        <w:bookmarkStart w:id="31" w:name="创新性声明"/>
        <w:r>
          <w:rPr>
            <w:rFonts w:hint="default" w:ascii="宋体" w:hAnsi="宋体" w:eastAsia="宋体"/>
            <w:b/>
            <w:bCs/>
            <w:color w:val="auto"/>
            <w:sz w:val="24"/>
            <w:szCs w:val="24"/>
            <w:lang w:val="en-US" w:eastAsia="zh-CN"/>
          </w:rPr>
          <w:delText>创新性声明</w:delText>
        </w:r>
      </w:del>
    </w:p>
    <w:p w14:paraId="2BD963FF">
      <w:pPr>
        <w:pStyle w:val="104"/>
        <w:ind w:firstLine="420"/>
        <w:rPr>
          <w:ins w:id="618" w:author="杨欣" w:date="2025-04-25T22:11:31Z"/>
          <w:rFonts w:hint="default" w:ascii="宋体" w:hAnsi="宋体"/>
          <w:b/>
          <w:bCs/>
          <w:color w:val="auto"/>
          <w:sz w:val="24"/>
          <w:szCs w:val="24"/>
          <w:lang w:val="en-US" w:eastAsia="zh-CN"/>
        </w:rPr>
      </w:pPr>
      <w:ins w:id="619" w:author="杨欣" w:date="2025-04-25T22:11:04Z">
        <w:r>
          <w:rPr>
            <w:rFonts w:hint="eastAsia" w:ascii="宋体" w:hAnsi="宋体"/>
            <w:b/>
            <w:bCs/>
            <w:color w:val="auto"/>
            <w:sz w:val="24"/>
            <w:szCs w:val="24"/>
            <w:lang w:val="en-US" w:eastAsia="zh-CN"/>
          </w:rPr>
          <w:t>本设计</w:t>
        </w:r>
      </w:ins>
      <w:ins w:id="620" w:author="杨欣" w:date="2025-04-25T22:11:05Z">
        <w:r>
          <w:rPr>
            <w:rFonts w:hint="eastAsia" w:ascii="宋体" w:hAnsi="宋体"/>
            <w:b/>
            <w:bCs/>
            <w:color w:val="auto"/>
            <w:sz w:val="24"/>
            <w:szCs w:val="24"/>
            <w:lang w:val="en-US" w:eastAsia="zh-CN"/>
          </w:rPr>
          <w:t>方案</w:t>
        </w:r>
      </w:ins>
      <w:ins w:id="621" w:author="杨欣" w:date="2025-04-25T22:11:06Z">
        <w:r>
          <w:rPr>
            <w:rFonts w:hint="eastAsia" w:ascii="宋体" w:hAnsi="宋体"/>
            <w:b/>
            <w:bCs/>
            <w:color w:val="auto"/>
            <w:sz w:val="24"/>
            <w:szCs w:val="24"/>
            <w:lang w:val="en-US" w:eastAsia="zh-CN"/>
          </w:rPr>
          <w:t>的</w:t>
        </w:r>
      </w:ins>
      <w:ins w:id="622" w:author="杨欣" w:date="2025-04-25T22:11:08Z">
        <w:r>
          <w:rPr>
            <w:rFonts w:hint="eastAsia" w:ascii="宋体" w:hAnsi="宋体"/>
            <w:b/>
            <w:bCs/>
            <w:color w:val="auto"/>
            <w:sz w:val="24"/>
            <w:szCs w:val="24"/>
            <w:lang w:val="en-US" w:eastAsia="zh-CN"/>
          </w:rPr>
          <w:t>创新</w:t>
        </w:r>
      </w:ins>
      <w:ins w:id="623" w:author="杨欣" w:date="2025-04-25T22:11:09Z">
        <w:r>
          <w:rPr>
            <w:rFonts w:hint="eastAsia" w:ascii="宋体" w:hAnsi="宋体"/>
            <w:b/>
            <w:bCs/>
            <w:color w:val="auto"/>
            <w:sz w:val="24"/>
            <w:szCs w:val="24"/>
            <w:lang w:val="en-US" w:eastAsia="zh-CN"/>
          </w:rPr>
          <w:t>性</w:t>
        </w:r>
      </w:ins>
      <w:ins w:id="624" w:author="杨欣" w:date="2025-04-25T22:11:11Z">
        <w:r>
          <w:rPr>
            <w:rFonts w:hint="eastAsia" w:ascii="宋体" w:hAnsi="宋体"/>
            <w:b/>
            <w:bCs/>
            <w:color w:val="auto"/>
            <w:sz w:val="24"/>
            <w:szCs w:val="24"/>
            <w:lang w:val="en-US" w:eastAsia="zh-CN"/>
          </w:rPr>
          <w:t>主要</w:t>
        </w:r>
      </w:ins>
      <w:ins w:id="625" w:author="杨欣" w:date="2025-04-25T22:11:13Z">
        <w:r>
          <w:rPr>
            <w:rFonts w:hint="eastAsia" w:ascii="宋体" w:hAnsi="宋体"/>
            <w:b/>
            <w:bCs/>
            <w:color w:val="auto"/>
            <w:sz w:val="24"/>
            <w:szCs w:val="24"/>
            <w:lang w:val="en-US" w:eastAsia="zh-CN"/>
          </w:rPr>
          <w:t>体现</w:t>
        </w:r>
      </w:ins>
      <w:ins w:id="626" w:author="杨欣" w:date="2025-04-25T22:11:14Z">
        <w:r>
          <w:rPr>
            <w:rFonts w:hint="eastAsia" w:ascii="宋体" w:hAnsi="宋体"/>
            <w:b/>
            <w:bCs/>
            <w:color w:val="auto"/>
            <w:sz w:val="24"/>
            <w:szCs w:val="24"/>
            <w:lang w:val="en-US" w:eastAsia="zh-CN"/>
          </w:rPr>
          <w:t>在：</w:t>
        </w:r>
      </w:ins>
      <w:ins w:id="627" w:author="杨欣" w:date="2025-04-25T22:11:35Z">
        <w:r>
          <w:rPr>
            <w:rFonts w:hint="eastAsia" w:ascii="宋体" w:hAnsi="宋体"/>
            <w:b/>
            <w:bCs/>
            <w:color w:val="auto"/>
            <w:sz w:val="24"/>
            <w:szCs w:val="24"/>
            <w:lang w:val="en-US" w:eastAsia="zh-CN"/>
          </w:rPr>
          <w:t>（</w:t>
        </w:r>
      </w:ins>
      <w:ins w:id="628" w:author="杨欣" w:date="2025-04-25T22:11:39Z">
        <w:r>
          <w:rPr>
            <w:rFonts w:hint="eastAsia" w:ascii="宋体" w:hAnsi="宋体"/>
            <w:b/>
            <w:bCs/>
            <w:color w:val="auto"/>
            <w:sz w:val="24"/>
            <w:szCs w:val="24"/>
            <w:lang w:val="en-US" w:eastAsia="zh-CN"/>
          </w:rPr>
          <w:t>这</w:t>
        </w:r>
      </w:ins>
      <w:ins w:id="629" w:author="杨欣" w:date="2025-04-25T22:11:41Z">
        <w:r>
          <w:rPr>
            <w:rFonts w:hint="eastAsia" w:ascii="宋体" w:hAnsi="宋体"/>
            <w:b/>
            <w:bCs/>
            <w:color w:val="auto"/>
            <w:sz w:val="24"/>
            <w:szCs w:val="24"/>
            <w:lang w:val="en-US" w:eastAsia="zh-CN"/>
          </w:rPr>
          <w:t>两点</w:t>
        </w:r>
      </w:ins>
      <w:ins w:id="630" w:author="杨欣" w:date="2025-04-25T22:11:43Z">
        <w:r>
          <w:rPr>
            <w:rFonts w:hint="eastAsia" w:ascii="宋体" w:hAnsi="宋体"/>
            <w:b/>
            <w:bCs/>
            <w:color w:val="auto"/>
            <w:sz w:val="24"/>
            <w:szCs w:val="24"/>
            <w:lang w:val="en-US" w:eastAsia="zh-CN"/>
          </w:rPr>
          <w:t>放哪里</w:t>
        </w:r>
      </w:ins>
      <w:ins w:id="631" w:author="杨欣" w:date="2025-04-25T22:11:44Z">
        <w:r>
          <w:rPr>
            <w:rFonts w:hint="eastAsia" w:ascii="宋体" w:hAnsi="宋体"/>
            <w:b/>
            <w:bCs/>
            <w:color w:val="auto"/>
            <w:sz w:val="24"/>
            <w:szCs w:val="24"/>
            <w:lang w:val="en-US" w:eastAsia="zh-CN"/>
          </w:rPr>
          <w:t>合适？</w:t>
        </w:r>
      </w:ins>
      <w:ins w:id="632" w:author="杨欣" w:date="2025-04-25T22:11:51Z">
        <w:r>
          <w:rPr>
            <w:rFonts w:hint="eastAsia" w:ascii="宋体" w:hAnsi="宋体"/>
            <w:b/>
            <w:bCs/>
            <w:color w:val="auto"/>
            <w:sz w:val="24"/>
            <w:szCs w:val="24"/>
            <w:lang w:val="en-US" w:eastAsia="zh-CN"/>
          </w:rPr>
          <w:t>前言</w:t>
        </w:r>
      </w:ins>
      <w:ins w:id="633" w:author="杨欣" w:date="2025-04-25T22:11:52Z">
        <w:r>
          <w:rPr>
            <w:rFonts w:hint="eastAsia" w:ascii="宋体" w:hAnsi="宋体"/>
            <w:b/>
            <w:bCs/>
            <w:color w:val="auto"/>
            <w:sz w:val="24"/>
            <w:szCs w:val="24"/>
            <w:lang w:val="en-US" w:eastAsia="zh-CN"/>
          </w:rPr>
          <w:t>还是</w:t>
        </w:r>
      </w:ins>
      <w:ins w:id="634" w:author="杨欣" w:date="2025-04-25T22:11:53Z">
        <w:r>
          <w:rPr>
            <w:rFonts w:hint="eastAsia" w:ascii="宋体" w:hAnsi="宋体"/>
            <w:b/>
            <w:bCs/>
            <w:color w:val="auto"/>
            <w:sz w:val="24"/>
            <w:szCs w:val="24"/>
            <w:lang w:val="en-US" w:eastAsia="zh-CN"/>
          </w:rPr>
          <w:t>最后</w:t>
        </w:r>
      </w:ins>
      <w:ins w:id="635" w:author="杨欣" w:date="2025-04-25T22:11:56Z">
        <w:r>
          <w:rPr>
            <w:rFonts w:hint="eastAsia" w:ascii="宋体" w:hAnsi="宋体"/>
            <w:b/>
            <w:bCs/>
            <w:color w:val="auto"/>
            <w:sz w:val="24"/>
            <w:szCs w:val="24"/>
            <w:lang w:val="en-US" w:eastAsia="zh-CN"/>
          </w:rPr>
          <w:t>结语？</w:t>
        </w:r>
      </w:ins>
      <w:ins w:id="636" w:author="杨欣" w:date="2025-04-25T22:11:35Z">
        <w:bookmarkStart w:id="33" w:name="_GoBack"/>
        <w:bookmarkEnd w:id="33"/>
        <w:r>
          <w:rPr>
            <w:rFonts w:hint="eastAsia" w:ascii="宋体" w:hAnsi="宋体"/>
            <w:b/>
            <w:bCs/>
            <w:color w:val="auto"/>
            <w:sz w:val="24"/>
            <w:szCs w:val="24"/>
            <w:lang w:val="en-US" w:eastAsia="zh-CN"/>
          </w:rPr>
          <w:t>）</w:t>
        </w:r>
      </w:ins>
    </w:p>
    <w:p w14:paraId="6BCF7227">
      <w:pPr>
        <w:pStyle w:val="104"/>
        <w:ind w:firstLine="420"/>
      </w:pPr>
      <w:r>
        <w:rPr>
          <w:rFonts w:hint="eastAsia"/>
        </w:rPr>
        <w:t>(1)结合数字信息技术与实际联系，编程设计自动化处理方法，具有高操作性。</w:t>
      </w:r>
    </w:p>
    <w:p w14:paraId="250E3B5F">
      <w:pPr>
        <w:pStyle w:val="104"/>
        <w:ind w:firstLine="420"/>
        <w:rPr>
          <w:rFonts w:hint="eastAsia" w:ascii="宋体" w:hAnsi="宋体"/>
        </w:rPr>
      </w:pPr>
      <w:r>
        <w:rPr>
          <w:rFonts w:hint="eastAsia" w:ascii="宋体" w:hAnsi="宋体"/>
        </w:rPr>
        <w:t>(2)提出了一种可供复用的实验数据平台与处理框架。</w:t>
      </w:r>
    </w:p>
    <w:bookmarkEnd w:id="31"/>
    <w:p w14:paraId="2E086AE7">
      <w:pPr>
        <w:pStyle w:val="4"/>
        <w:rPr>
          <w:rFonts w:hint="eastAsia" w:ascii="宋体" w:hAnsi="宋体" w:eastAsia="宋体"/>
          <w:b/>
          <w:bCs/>
          <w:color w:val="auto"/>
          <w:sz w:val="24"/>
          <w:szCs w:val="24"/>
          <w:lang w:eastAsia="zh-CN"/>
        </w:rPr>
      </w:pPr>
      <w:bookmarkStart w:id="32" w:name="参考文献"/>
      <w:r>
        <w:rPr>
          <w:rFonts w:hint="eastAsia" w:ascii="宋体" w:hAnsi="宋体" w:eastAsia="宋体"/>
          <w:b/>
          <w:bCs/>
          <w:color w:val="auto"/>
          <w:sz w:val="24"/>
          <w:szCs w:val="24"/>
          <w:lang w:eastAsia="zh-CN"/>
        </w:rPr>
        <w:t>参考文献</w:t>
      </w:r>
    </w:p>
    <w:p w14:paraId="13F9ED06">
      <w:pPr>
        <w:pStyle w:val="26"/>
        <w:rPr>
          <w:rFonts w:hint="eastAsia" w:ascii="宋体" w:hAnsi="宋体" w:eastAsia="宋体"/>
          <w:sz w:val="15"/>
          <w:szCs w:val="15"/>
        </w:rPr>
      </w:pPr>
      <w:r>
        <w:rPr>
          <w:rFonts w:ascii="宋体" w:hAnsi="宋体" w:eastAsia="宋体"/>
          <w:sz w:val="15"/>
          <w:szCs w:val="15"/>
          <w:lang w:eastAsia="zh-CN"/>
        </w:rPr>
        <w:t xml:space="preserve">[1] </w:t>
      </w:r>
      <w:r>
        <w:rPr>
          <w:rFonts w:hint="eastAsia" w:ascii="宋体" w:hAnsi="宋体" w:eastAsia="宋体"/>
          <w:sz w:val="15"/>
          <w:szCs w:val="15"/>
          <w:lang w:eastAsia="zh-CN"/>
        </w:rPr>
        <w:t>迟松江,</w:t>
      </w:r>
      <w:r>
        <w:rPr>
          <w:rFonts w:ascii="宋体" w:hAnsi="宋体" w:eastAsia="宋体"/>
          <w:sz w:val="15"/>
          <w:szCs w:val="15"/>
          <w:lang w:eastAsia="zh-CN"/>
        </w:rPr>
        <w:t xml:space="preserve"> </w:t>
      </w:r>
      <w:r>
        <w:rPr>
          <w:rFonts w:hint="eastAsia" w:ascii="宋体" w:hAnsi="宋体" w:eastAsia="宋体"/>
          <w:sz w:val="15"/>
          <w:szCs w:val="15"/>
          <w:lang w:eastAsia="zh-CN"/>
        </w:rPr>
        <w:t>路战红,</w:t>
      </w:r>
      <w:r>
        <w:rPr>
          <w:rFonts w:ascii="宋体" w:hAnsi="宋体" w:eastAsia="宋体"/>
          <w:sz w:val="15"/>
          <w:szCs w:val="15"/>
          <w:lang w:eastAsia="zh-CN"/>
        </w:rPr>
        <w:t xml:space="preserve"> </w:t>
      </w:r>
      <w:r>
        <w:rPr>
          <w:rFonts w:hint="eastAsia" w:ascii="宋体" w:hAnsi="宋体" w:eastAsia="宋体"/>
          <w:sz w:val="15"/>
          <w:szCs w:val="15"/>
          <w:lang w:eastAsia="zh-CN"/>
        </w:rPr>
        <w:t>张秀红.</w:t>
      </w:r>
      <w:r>
        <w:rPr>
          <w:rFonts w:ascii="宋体" w:hAnsi="宋体" w:eastAsia="宋体"/>
          <w:sz w:val="15"/>
          <w:szCs w:val="15"/>
          <w:lang w:eastAsia="zh-CN"/>
        </w:rPr>
        <w:t xml:space="preserve"> </w:t>
      </w:r>
      <w:r>
        <w:rPr>
          <w:rFonts w:hint="eastAsia" w:ascii="宋体" w:hAnsi="宋体" w:eastAsia="宋体"/>
          <w:sz w:val="15"/>
          <w:szCs w:val="15"/>
          <w:lang w:eastAsia="zh-CN"/>
        </w:rPr>
        <w:t>沈阳工业大学学报,</w:t>
      </w:r>
      <w:r>
        <w:rPr>
          <w:rFonts w:ascii="宋体" w:hAnsi="宋体" w:eastAsia="宋体"/>
          <w:sz w:val="15"/>
          <w:szCs w:val="15"/>
          <w:lang w:eastAsia="zh-CN"/>
        </w:rPr>
        <w:t xml:space="preserve"> 2001, (03), 255-257. </w:t>
      </w:r>
      <w:r>
        <w:rPr>
          <w:rFonts w:hint="eastAsia" w:ascii="宋体" w:hAnsi="宋体" w:eastAsia="宋体"/>
          <w:sz w:val="15"/>
          <w:szCs w:val="15"/>
          <w:lang w:eastAsia="zh-CN"/>
        </w:rPr>
        <w:t>(中文期刊)</w:t>
      </w:r>
      <w:r>
        <w:rPr>
          <w:rFonts w:ascii="宋体" w:hAnsi="宋体" w:eastAsia="宋体"/>
          <w:sz w:val="15"/>
          <w:szCs w:val="15"/>
          <w:lang w:eastAsia="zh-CN"/>
        </w:rPr>
        <w:br w:type="textWrapping"/>
      </w:r>
      <w:r>
        <w:rPr>
          <w:rFonts w:ascii="宋体" w:hAnsi="宋体" w:eastAsia="宋体"/>
          <w:sz w:val="15"/>
          <w:szCs w:val="15"/>
          <w:lang w:eastAsia="zh-CN"/>
        </w:rPr>
        <w:t xml:space="preserve">[2] </w:t>
      </w:r>
      <w:r>
        <w:rPr>
          <w:rFonts w:hint="eastAsia" w:ascii="宋体" w:hAnsi="宋体" w:eastAsia="宋体"/>
          <w:sz w:val="15"/>
          <w:szCs w:val="15"/>
          <w:lang w:eastAsia="zh-CN"/>
        </w:rPr>
        <w:t>张春芝,</w:t>
      </w:r>
      <w:r>
        <w:rPr>
          <w:rFonts w:ascii="宋体" w:hAnsi="宋体" w:eastAsia="宋体"/>
          <w:sz w:val="15"/>
          <w:szCs w:val="15"/>
          <w:lang w:eastAsia="zh-CN"/>
        </w:rPr>
        <w:t xml:space="preserve"> </w:t>
      </w:r>
      <w:r>
        <w:rPr>
          <w:rFonts w:hint="eastAsia" w:ascii="宋体" w:hAnsi="宋体" w:eastAsia="宋体"/>
          <w:sz w:val="15"/>
          <w:szCs w:val="15"/>
          <w:lang w:eastAsia="zh-CN"/>
        </w:rPr>
        <w:t>贾金霖,</w:t>
      </w:r>
      <w:r>
        <w:rPr>
          <w:rFonts w:ascii="宋体" w:hAnsi="宋体" w:eastAsia="宋体"/>
          <w:sz w:val="15"/>
          <w:szCs w:val="15"/>
          <w:lang w:eastAsia="zh-CN"/>
        </w:rPr>
        <w:t xml:space="preserve"> </w:t>
      </w:r>
      <w:r>
        <w:rPr>
          <w:rFonts w:hint="eastAsia" w:ascii="宋体" w:hAnsi="宋体" w:eastAsia="宋体"/>
          <w:sz w:val="15"/>
          <w:szCs w:val="15"/>
          <w:lang w:eastAsia="zh-CN"/>
        </w:rPr>
        <w:t>潘志强,</w:t>
      </w:r>
      <w:r>
        <w:rPr>
          <w:rFonts w:ascii="宋体" w:hAnsi="宋体" w:eastAsia="宋体"/>
          <w:sz w:val="15"/>
          <w:szCs w:val="15"/>
          <w:lang w:eastAsia="zh-CN"/>
        </w:rPr>
        <w:t xml:space="preserve"> </w:t>
      </w:r>
      <w:r>
        <w:rPr>
          <w:rFonts w:hint="eastAsia" w:ascii="宋体" w:hAnsi="宋体" w:eastAsia="宋体"/>
          <w:sz w:val="15"/>
          <w:szCs w:val="15"/>
          <w:lang w:eastAsia="zh-CN"/>
        </w:rPr>
        <w:t>等.</w:t>
      </w:r>
      <w:r>
        <w:rPr>
          <w:rFonts w:ascii="宋体" w:hAnsi="宋体" w:eastAsia="宋体"/>
          <w:sz w:val="15"/>
          <w:szCs w:val="15"/>
          <w:lang w:eastAsia="zh-CN"/>
        </w:rPr>
        <w:t xml:space="preserve"> </w:t>
      </w:r>
      <w:r>
        <w:rPr>
          <w:rFonts w:hint="eastAsia" w:ascii="宋体" w:hAnsi="宋体" w:eastAsia="宋体"/>
          <w:sz w:val="15"/>
          <w:szCs w:val="15"/>
          <w:lang w:eastAsia="zh-CN"/>
        </w:rPr>
        <w:t>北京工商大学学报(自然科学版),</w:t>
      </w:r>
      <w:r>
        <w:rPr>
          <w:rFonts w:ascii="宋体" w:hAnsi="宋体" w:eastAsia="宋体"/>
          <w:sz w:val="15"/>
          <w:szCs w:val="15"/>
          <w:lang w:eastAsia="zh-CN"/>
        </w:rPr>
        <w:t xml:space="preserve"> 2010, 28(03), 68-71. </w:t>
      </w:r>
      <w:r>
        <w:rPr>
          <w:rFonts w:hint="eastAsia" w:ascii="宋体" w:hAnsi="宋体" w:eastAsia="宋体"/>
          <w:sz w:val="15"/>
          <w:szCs w:val="15"/>
          <w:lang w:eastAsia="zh-CN"/>
        </w:rPr>
        <w:t>(中文期刊)</w:t>
      </w:r>
      <w:r>
        <w:rPr>
          <w:rFonts w:ascii="宋体" w:hAnsi="宋体" w:eastAsia="宋体"/>
          <w:sz w:val="15"/>
          <w:szCs w:val="15"/>
          <w:lang w:eastAsia="zh-CN"/>
        </w:rPr>
        <w:br w:type="textWrapping"/>
      </w:r>
      <w:r>
        <w:rPr>
          <w:rFonts w:ascii="宋体" w:hAnsi="宋体" w:eastAsia="宋体"/>
          <w:sz w:val="15"/>
          <w:szCs w:val="15"/>
          <w:lang w:eastAsia="zh-CN"/>
        </w:rPr>
        <w:t xml:space="preserve">[3] </w:t>
      </w:r>
      <w:r>
        <w:rPr>
          <w:rFonts w:hint="eastAsia" w:ascii="宋体" w:hAnsi="宋体" w:eastAsia="宋体"/>
          <w:sz w:val="15"/>
          <w:szCs w:val="15"/>
          <w:lang w:eastAsia="zh-CN"/>
        </w:rPr>
        <w:t>赵帅,</w:t>
      </w:r>
      <w:r>
        <w:rPr>
          <w:rFonts w:ascii="宋体" w:hAnsi="宋体" w:eastAsia="宋体"/>
          <w:sz w:val="15"/>
          <w:szCs w:val="15"/>
          <w:lang w:eastAsia="zh-CN"/>
        </w:rPr>
        <w:t xml:space="preserve"> </w:t>
      </w:r>
      <w:r>
        <w:rPr>
          <w:rFonts w:hint="eastAsia" w:ascii="宋体" w:hAnsi="宋体" w:eastAsia="宋体"/>
          <w:sz w:val="15"/>
          <w:szCs w:val="15"/>
          <w:lang w:eastAsia="zh-CN"/>
        </w:rPr>
        <w:t>郑婷婷,</w:t>
      </w:r>
      <w:r>
        <w:rPr>
          <w:rFonts w:ascii="宋体" w:hAnsi="宋体" w:eastAsia="宋体"/>
          <w:sz w:val="15"/>
          <w:szCs w:val="15"/>
          <w:lang w:eastAsia="zh-CN"/>
        </w:rPr>
        <w:t xml:space="preserve"> </w:t>
      </w:r>
      <w:r>
        <w:rPr>
          <w:rFonts w:hint="eastAsia" w:ascii="宋体" w:hAnsi="宋体" w:eastAsia="宋体"/>
          <w:sz w:val="15"/>
          <w:szCs w:val="15"/>
          <w:lang w:eastAsia="zh-CN"/>
        </w:rPr>
        <w:t>李傲雪,</w:t>
      </w:r>
      <w:r>
        <w:rPr>
          <w:rFonts w:ascii="宋体" w:hAnsi="宋体" w:eastAsia="宋体"/>
          <w:sz w:val="15"/>
          <w:szCs w:val="15"/>
          <w:lang w:eastAsia="zh-CN"/>
        </w:rPr>
        <w:t xml:space="preserve"> </w:t>
      </w:r>
      <w:r>
        <w:rPr>
          <w:rFonts w:hint="eastAsia" w:ascii="宋体" w:hAnsi="宋体" w:eastAsia="宋体"/>
          <w:sz w:val="15"/>
          <w:szCs w:val="15"/>
          <w:lang w:eastAsia="zh-CN"/>
        </w:rPr>
        <w:t>等.</w:t>
      </w:r>
      <w:r>
        <w:rPr>
          <w:rFonts w:ascii="宋体" w:hAnsi="宋体" w:eastAsia="宋体"/>
          <w:sz w:val="15"/>
          <w:szCs w:val="15"/>
          <w:lang w:eastAsia="zh-CN"/>
        </w:rPr>
        <w:t xml:space="preserve"> </w:t>
      </w:r>
      <w:r>
        <w:rPr>
          <w:rFonts w:hint="eastAsia" w:ascii="宋体" w:hAnsi="宋体" w:eastAsia="宋体"/>
          <w:sz w:val="15"/>
          <w:szCs w:val="15"/>
          <w:lang w:eastAsia="zh-CN"/>
        </w:rPr>
        <w:t>长春师范大学学报,</w:t>
      </w:r>
      <w:r>
        <w:rPr>
          <w:rFonts w:ascii="宋体" w:hAnsi="宋体" w:eastAsia="宋体"/>
          <w:sz w:val="15"/>
          <w:szCs w:val="15"/>
          <w:lang w:eastAsia="zh-CN"/>
        </w:rPr>
        <w:t xml:space="preserve"> 2022, 41(08), 99-106. </w:t>
      </w:r>
      <w:r>
        <w:rPr>
          <w:rFonts w:hint="eastAsia" w:ascii="宋体" w:hAnsi="宋体" w:eastAsia="宋体"/>
          <w:sz w:val="15"/>
          <w:szCs w:val="15"/>
          <w:lang w:eastAsia="zh-CN"/>
        </w:rPr>
        <w:t>(中文期刊)</w:t>
      </w:r>
      <w:r>
        <w:rPr>
          <w:rFonts w:ascii="宋体" w:hAnsi="宋体" w:eastAsia="宋体"/>
          <w:sz w:val="15"/>
          <w:szCs w:val="15"/>
          <w:lang w:eastAsia="zh-CN"/>
        </w:rPr>
        <w:br w:type="textWrapping"/>
      </w:r>
      <w:r>
        <w:rPr>
          <w:rFonts w:ascii="宋体" w:hAnsi="宋体" w:eastAsia="宋体"/>
          <w:sz w:val="15"/>
          <w:szCs w:val="15"/>
          <w:lang w:eastAsia="zh-CN"/>
        </w:rPr>
        <w:t xml:space="preserve">[4] </w:t>
      </w:r>
      <w:r>
        <w:rPr>
          <w:rFonts w:hint="eastAsia" w:ascii="宋体" w:hAnsi="宋体" w:eastAsia="宋体"/>
          <w:sz w:val="15"/>
          <w:szCs w:val="15"/>
          <w:lang w:eastAsia="zh-CN"/>
        </w:rPr>
        <w:t>葛艳蕊,</w:t>
      </w:r>
      <w:r>
        <w:rPr>
          <w:rFonts w:ascii="宋体" w:hAnsi="宋体" w:eastAsia="宋体"/>
          <w:sz w:val="15"/>
          <w:szCs w:val="15"/>
          <w:lang w:eastAsia="zh-CN"/>
        </w:rPr>
        <w:t xml:space="preserve"> </w:t>
      </w:r>
      <w:r>
        <w:rPr>
          <w:rFonts w:hint="eastAsia" w:ascii="宋体" w:hAnsi="宋体" w:eastAsia="宋体"/>
          <w:sz w:val="15"/>
          <w:szCs w:val="15"/>
          <w:lang w:eastAsia="zh-CN"/>
        </w:rPr>
        <w:t>顾丽敏,</w:t>
      </w:r>
      <w:r>
        <w:rPr>
          <w:rFonts w:ascii="宋体" w:hAnsi="宋体" w:eastAsia="宋体"/>
          <w:sz w:val="15"/>
          <w:szCs w:val="15"/>
          <w:lang w:eastAsia="zh-CN"/>
        </w:rPr>
        <w:t xml:space="preserve"> </w:t>
      </w:r>
      <w:r>
        <w:rPr>
          <w:rFonts w:hint="eastAsia" w:ascii="宋体" w:hAnsi="宋体" w:eastAsia="宋体"/>
          <w:sz w:val="15"/>
          <w:szCs w:val="15"/>
          <w:lang w:eastAsia="zh-CN"/>
        </w:rPr>
        <w:t>曹亚鹏.</w:t>
      </w:r>
      <w:r>
        <w:rPr>
          <w:rFonts w:ascii="宋体" w:hAnsi="宋体" w:eastAsia="宋体"/>
          <w:sz w:val="15"/>
          <w:szCs w:val="15"/>
          <w:lang w:eastAsia="zh-CN"/>
        </w:rPr>
        <w:t xml:space="preserve"> </w:t>
      </w:r>
      <w:r>
        <w:rPr>
          <w:rFonts w:hint="eastAsia" w:ascii="宋体" w:hAnsi="宋体" w:eastAsia="宋体"/>
          <w:sz w:val="15"/>
          <w:szCs w:val="15"/>
          <w:lang w:eastAsia="zh-CN"/>
        </w:rPr>
        <w:t>实验室科学,</w:t>
      </w:r>
      <w:r>
        <w:rPr>
          <w:rFonts w:ascii="宋体" w:hAnsi="宋体" w:eastAsia="宋体"/>
          <w:sz w:val="15"/>
          <w:szCs w:val="15"/>
          <w:lang w:eastAsia="zh-CN"/>
        </w:rPr>
        <w:t xml:space="preserve"> 2024, 27(01), 54-57. </w:t>
      </w:r>
      <w:r>
        <w:rPr>
          <w:rFonts w:hint="eastAsia" w:ascii="宋体" w:hAnsi="宋体" w:eastAsia="宋体"/>
          <w:sz w:val="15"/>
          <w:szCs w:val="15"/>
          <w:lang w:eastAsia="zh-CN"/>
        </w:rPr>
        <w:t>(中文期刊)</w:t>
      </w:r>
      <w:r>
        <w:rPr>
          <w:rFonts w:ascii="宋体" w:hAnsi="宋体" w:eastAsia="宋体"/>
          <w:sz w:val="15"/>
          <w:szCs w:val="15"/>
          <w:lang w:eastAsia="zh-CN"/>
        </w:rPr>
        <w:br w:type="textWrapping"/>
      </w:r>
      <w:r>
        <w:rPr>
          <w:rFonts w:ascii="宋体" w:hAnsi="宋体" w:eastAsia="宋体"/>
          <w:sz w:val="15"/>
          <w:szCs w:val="15"/>
          <w:lang w:eastAsia="zh-CN"/>
        </w:rPr>
        <w:t xml:space="preserve">[5] </w:t>
      </w:r>
      <w:r>
        <w:rPr>
          <w:rFonts w:hint="eastAsia" w:ascii="宋体" w:hAnsi="宋体" w:eastAsia="宋体"/>
          <w:sz w:val="15"/>
          <w:szCs w:val="15"/>
          <w:lang w:eastAsia="zh-CN"/>
        </w:rPr>
        <w:t>杨鹰,</w:t>
      </w:r>
      <w:r>
        <w:rPr>
          <w:rFonts w:ascii="宋体" w:hAnsi="宋体" w:eastAsia="宋体"/>
          <w:sz w:val="15"/>
          <w:szCs w:val="15"/>
          <w:lang w:eastAsia="zh-CN"/>
        </w:rPr>
        <w:t xml:space="preserve"> </w:t>
      </w:r>
      <w:r>
        <w:rPr>
          <w:rFonts w:hint="eastAsia" w:ascii="宋体" w:hAnsi="宋体" w:eastAsia="宋体"/>
          <w:sz w:val="15"/>
          <w:szCs w:val="15"/>
          <w:lang w:eastAsia="zh-CN"/>
        </w:rPr>
        <w:t>李海普,</w:t>
      </w:r>
      <w:r>
        <w:rPr>
          <w:rFonts w:ascii="宋体" w:hAnsi="宋体" w:eastAsia="宋体"/>
          <w:sz w:val="15"/>
          <w:szCs w:val="15"/>
          <w:lang w:eastAsia="zh-CN"/>
        </w:rPr>
        <w:t xml:space="preserve"> </w:t>
      </w:r>
      <w:r>
        <w:rPr>
          <w:rFonts w:hint="eastAsia" w:ascii="宋体" w:hAnsi="宋体" w:eastAsia="宋体"/>
          <w:sz w:val="15"/>
          <w:szCs w:val="15"/>
          <w:lang w:eastAsia="zh-CN"/>
        </w:rPr>
        <w:t>满瑞林.</w:t>
      </w:r>
      <w:r>
        <w:rPr>
          <w:rFonts w:ascii="宋体" w:hAnsi="宋体" w:eastAsia="宋体"/>
          <w:sz w:val="15"/>
          <w:szCs w:val="15"/>
          <w:lang w:eastAsia="zh-CN"/>
        </w:rPr>
        <w:t xml:space="preserve"> </w:t>
      </w:r>
      <w:r>
        <w:rPr>
          <w:rFonts w:hint="eastAsia" w:ascii="宋体" w:hAnsi="宋体" w:eastAsia="宋体"/>
          <w:sz w:val="15"/>
          <w:szCs w:val="15"/>
          <w:lang w:eastAsia="zh-CN"/>
        </w:rPr>
        <w:t>广州化工,</w:t>
      </w:r>
      <w:r>
        <w:rPr>
          <w:rFonts w:ascii="宋体" w:hAnsi="宋体" w:eastAsia="宋体"/>
          <w:sz w:val="15"/>
          <w:szCs w:val="15"/>
          <w:lang w:eastAsia="zh-CN"/>
        </w:rPr>
        <w:t xml:space="preserve"> 2018, 46(18), 113-115. </w:t>
      </w:r>
      <w:r>
        <w:rPr>
          <w:rFonts w:hint="eastAsia" w:ascii="宋体" w:hAnsi="宋体" w:eastAsia="宋体"/>
          <w:sz w:val="15"/>
          <w:szCs w:val="15"/>
        </w:rPr>
        <w:t>(中文期刊)</w:t>
      </w:r>
      <w:r>
        <w:rPr>
          <w:rFonts w:ascii="宋体" w:hAnsi="宋体" w:eastAsia="宋体"/>
          <w:sz w:val="15"/>
          <w:szCs w:val="15"/>
        </w:rPr>
        <w:br w:type="textWrapping"/>
      </w:r>
      <w:r>
        <w:rPr>
          <w:rFonts w:ascii="宋体" w:hAnsi="宋体" w:eastAsia="宋体"/>
          <w:sz w:val="15"/>
          <w:szCs w:val="15"/>
        </w:rPr>
        <w:t xml:space="preserve">[6] </w:t>
      </w:r>
      <w:r>
        <w:rPr>
          <w:rFonts w:hint="eastAsia" w:ascii="宋体" w:hAnsi="宋体" w:eastAsia="宋体"/>
          <w:sz w:val="15"/>
          <w:szCs w:val="15"/>
        </w:rPr>
        <w:t>张习博.</w:t>
      </w:r>
      <w:r>
        <w:rPr>
          <w:rFonts w:ascii="宋体" w:hAnsi="宋体" w:eastAsia="宋体"/>
          <w:sz w:val="15"/>
          <w:szCs w:val="15"/>
        </w:rPr>
        <w:t xml:space="preserve"> </w:t>
      </w:r>
      <w:r>
        <w:rPr>
          <w:rFonts w:hint="eastAsia" w:ascii="宋体" w:hAnsi="宋体" w:eastAsia="宋体"/>
          <w:sz w:val="15"/>
          <w:szCs w:val="15"/>
        </w:rPr>
        <w:t>粘接,</w:t>
      </w:r>
      <w:r>
        <w:rPr>
          <w:rFonts w:ascii="宋体" w:hAnsi="宋体" w:eastAsia="宋体"/>
          <w:sz w:val="15"/>
          <w:szCs w:val="15"/>
        </w:rPr>
        <w:t xml:space="preserve"> 2019, 40(09), 122-126. </w:t>
      </w:r>
      <w:r>
        <w:rPr>
          <w:rFonts w:hint="eastAsia" w:ascii="宋体" w:hAnsi="宋体" w:eastAsia="宋体"/>
          <w:sz w:val="15"/>
          <w:szCs w:val="15"/>
        </w:rPr>
        <w:t>(中文期刊)</w:t>
      </w:r>
      <w:bookmarkEnd w:id="0"/>
      <w:bookmarkEnd w:id="32"/>
    </w:p>
    <w:sectPr>
      <w:pgSz w:w="12240" w:h="15840"/>
      <w:pgMar w:top="1440" w:right="1800" w:bottom="1440" w:left="1800" w:header="720" w:footer="720" w:gutter="0"/>
      <w:cols w:space="720" w:num="1"/>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6">
      <wne:acd wne:acdName="acd5"/>
    </wne:keymap>
    <wne:keymap wne:kcmPrimary="0237">
      <wne:acd wne:acdName="acd6"/>
    </wne:keymap>
    <wne:keymap wne:kcmPrimary="0238">
      <wne:acd wne:acdName="acd7"/>
    </wne:keymap>
    <wne:keymap wne:kcmPrimary="0239">
      <wne:acd wne:acdName="acd8"/>
    </wne:keymap>
    <wne:keymap wne:kcmPrimary="0261">
      <wne:acd wne:acdName="acd9"/>
    </wne:keymap>
  </wne:keymaps>
  <wne:acds>
    <wne:acd wne:argValue="AgAwADoAVABhAGIA" wne:acdName="acd0" wne:fciIndexBasedOn="0065"/>
    <wne:acd wne:argValue="AgAxADoAVABpAHQAbABlAA==" wne:acdName="acd1" wne:fciIndexBasedOn="0065"/>
    <wne:acd wne:argValue="AgAyADoAQQB1AHQAaABvAHIA" wne:acdName="acd2" wne:fciIndexBasedOn="0065"/>
    <wne:acd wne:argValue="AgAzADoAQQBkAHIAZQBzAHMA" wne:acdName="acd3" wne:fciIndexBasedOn="0065"/>
    <wne:acd wne:argValue="AgA0ADoAQQBiAHMAdAByAGEAYwB0AA==" wne:acdName="acd4" wne:fciIndexBasedOn="0065"/>
    <wne:acd wne:argValue="AgA2ADoAUwBlAGMAdABpAG8AbgA=" wne:acdName="acd5" wne:fciIndexBasedOn="0065"/>
    <wne:acd wne:argValue="AgA3ADoAUwB1AGIAUwBlAGMAdABpAG8AbgA=" wne:acdName="acd6" wne:fciIndexBasedOn="0065"/>
    <wne:acd wne:argValue="AgA4ADoAUwB1AGIAUwB1AGIAUwBlAGMAdABpAG8AbgA=" wne:acdName="acd7" wne:fciIndexBasedOn="0065"/>
    <wne:acd wne:argValue="AgA5ADoATQBhAGkAbgBNAGEAdAB0AGUAcgA=" wne:acdName="acd8" wne:fciIndexBasedOn="0065"/>
    <wne:acd wne:argValue="AgBOAHUAbQAxADoAZQBxA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Calibri"/>
    <w:panose1 w:val="00000000000000000000"/>
    <w:charset w:val="00"/>
    <w:family w:val="swiss"/>
    <w:pitch w:val="default"/>
    <w:sig w:usb0="00000000" w:usb1="00000000" w:usb2="00000000" w:usb3="00000000" w:csb0="0000019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Aptos Display">
    <w:altName w:val="Calibri"/>
    <w:panose1 w:val="00000000000000000000"/>
    <w:charset w:val="00"/>
    <w:family w:val="swiss"/>
    <w:pitch w:val="default"/>
    <w:sig w:usb0="00000000" w:usb1="00000000" w:usb2="00000000" w:usb3="00000000" w:csb0="0000019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杨欣">
    <w15:presenceInfo w15:providerId="WPS Office" w15:userId="5832596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1"/>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117"/>
    <w:rsid w:val="00017038"/>
    <w:rsid w:val="00053AE1"/>
    <w:rsid w:val="000617FF"/>
    <w:rsid w:val="000C02F2"/>
    <w:rsid w:val="000F4C2A"/>
    <w:rsid w:val="00133D67"/>
    <w:rsid w:val="00145463"/>
    <w:rsid w:val="00151553"/>
    <w:rsid w:val="001574E5"/>
    <w:rsid w:val="00160A87"/>
    <w:rsid w:val="00164634"/>
    <w:rsid w:val="00164BEC"/>
    <w:rsid w:val="001B7890"/>
    <w:rsid w:val="001E5A92"/>
    <w:rsid w:val="001F67B3"/>
    <w:rsid w:val="00251F5F"/>
    <w:rsid w:val="002663E0"/>
    <w:rsid w:val="00282117"/>
    <w:rsid w:val="00291188"/>
    <w:rsid w:val="002A693E"/>
    <w:rsid w:val="002B3E2A"/>
    <w:rsid w:val="002C14AC"/>
    <w:rsid w:val="002D5BE7"/>
    <w:rsid w:val="00304F8C"/>
    <w:rsid w:val="003172AC"/>
    <w:rsid w:val="00335EDE"/>
    <w:rsid w:val="0035107C"/>
    <w:rsid w:val="003C4D9C"/>
    <w:rsid w:val="003D1BF7"/>
    <w:rsid w:val="003F1DC6"/>
    <w:rsid w:val="004465BD"/>
    <w:rsid w:val="00467B81"/>
    <w:rsid w:val="00471E84"/>
    <w:rsid w:val="004761F8"/>
    <w:rsid w:val="004D73EC"/>
    <w:rsid w:val="00507D49"/>
    <w:rsid w:val="0052575E"/>
    <w:rsid w:val="00571128"/>
    <w:rsid w:val="00573298"/>
    <w:rsid w:val="005B1D4C"/>
    <w:rsid w:val="005C07C4"/>
    <w:rsid w:val="00630136"/>
    <w:rsid w:val="0063094A"/>
    <w:rsid w:val="00663B26"/>
    <w:rsid w:val="006B01BF"/>
    <w:rsid w:val="007216A0"/>
    <w:rsid w:val="00737BD7"/>
    <w:rsid w:val="00771601"/>
    <w:rsid w:val="007A231A"/>
    <w:rsid w:val="007B3886"/>
    <w:rsid w:val="007D65EA"/>
    <w:rsid w:val="008273BE"/>
    <w:rsid w:val="008449DA"/>
    <w:rsid w:val="0086165C"/>
    <w:rsid w:val="008A4918"/>
    <w:rsid w:val="008A555E"/>
    <w:rsid w:val="008B60BD"/>
    <w:rsid w:val="008C2991"/>
    <w:rsid w:val="008D36B3"/>
    <w:rsid w:val="008D54DB"/>
    <w:rsid w:val="009419EA"/>
    <w:rsid w:val="00952311"/>
    <w:rsid w:val="00954B7F"/>
    <w:rsid w:val="00995339"/>
    <w:rsid w:val="009E39B3"/>
    <w:rsid w:val="00A065A1"/>
    <w:rsid w:val="00A16AE5"/>
    <w:rsid w:val="00A37E81"/>
    <w:rsid w:val="00A527C6"/>
    <w:rsid w:val="00A712ED"/>
    <w:rsid w:val="00A937FF"/>
    <w:rsid w:val="00AB7137"/>
    <w:rsid w:val="00AC4C7D"/>
    <w:rsid w:val="00AE3F67"/>
    <w:rsid w:val="00B261CE"/>
    <w:rsid w:val="00B51970"/>
    <w:rsid w:val="00B52054"/>
    <w:rsid w:val="00B70163"/>
    <w:rsid w:val="00BD189E"/>
    <w:rsid w:val="00BD261C"/>
    <w:rsid w:val="00BD2A57"/>
    <w:rsid w:val="00C008CC"/>
    <w:rsid w:val="00C127F0"/>
    <w:rsid w:val="00C347BE"/>
    <w:rsid w:val="00C353AE"/>
    <w:rsid w:val="00C6390A"/>
    <w:rsid w:val="00C65BF1"/>
    <w:rsid w:val="00CA53EB"/>
    <w:rsid w:val="00CB6ADF"/>
    <w:rsid w:val="00CE138B"/>
    <w:rsid w:val="00CE6F11"/>
    <w:rsid w:val="00D10F7B"/>
    <w:rsid w:val="00D131EC"/>
    <w:rsid w:val="00D44441"/>
    <w:rsid w:val="00D55A3C"/>
    <w:rsid w:val="00DD6401"/>
    <w:rsid w:val="00DD7175"/>
    <w:rsid w:val="00E07547"/>
    <w:rsid w:val="00E16018"/>
    <w:rsid w:val="00E456DD"/>
    <w:rsid w:val="00E5437F"/>
    <w:rsid w:val="00E657CE"/>
    <w:rsid w:val="00E87C7A"/>
    <w:rsid w:val="00EF5FDF"/>
    <w:rsid w:val="00F01527"/>
    <w:rsid w:val="00F04655"/>
    <w:rsid w:val="00F1255E"/>
    <w:rsid w:val="00F86B7D"/>
    <w:rsid w:val="00FF30E7"/>
    <w:rsid w:val="00FF6DFF"/>
    <w:rsid w:val="58BF7928"/>
    <w:rsid w:val="63860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qFormat="1" w:uiPriority="0" w:name="Normal Indent"/>
    <w:lsdException w:qFormat="1" w:uiPriority="9" w:semiHidden="0" w:name="footnote text"/>
    <w:lsdException w:uiPriority="0" w:name="annotation text"/>
    <w:lsdException w:qFormat="1" w:uiPriority="0" w:semiHidden="0" w:name="header"/>
    <w:lsdException w:qFormat="1"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qFormat="1" w:unhideWhenUsed="0" w:uiPriority="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link w:val="34"/>
    <w:qFormat/>
    <w:uiPriority w:val="9"/>
    <w:pPr>
      <w:widowControl w:val="0"/>
      <w:spacing w:after="0" w:line="360" w:lineRule="exact"/>
      <w:outlineLvl w:val="0"/>
    </w:pPr>
    <w:rPr>
      <w:rFonts w:ascii="Arial" w:hAnsi="Arial" w:eastAsia="宋体" w:cstheme="majorBidi"/>
      <w:b/>
      <w:color w:val="000000" w:themeColor="text1"/>
      <w:szCs w:val="40"/>
      <w14:textFill>
        <w14:solidFill>
          <w14:schemeClr w14:val="tx1"/>
        </w14:solidFill>
      </w14:textFill>
    </w:rPr>
  </w:style>
  <w:style w:type="paragraph" w:styleId="4">
    <w:name w:val="heading 2"/>
    <w:basedOn w:val="1"/>
    <w:next w:val="3"/>
    <w:link w:val="35"/>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5">
    <w:name w:val="heading 3"/>
    <w:basedOn w:val="1"/>
    <w:next w:val="3"/>
    <w:link w:val="36"/>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6">
    <w:name w:val="heading 4"/>
    <w:basedOn w:val="1"/>
    <w:next w:val="3"/>
    <w:link w:val="37"/>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7">
    <w:name w:val="heading 5"/>
    <w:basedOn w:val="1"/>
    <w:next w:val="3"/>
    <w:link w:val="38"/>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8">
    <w:name w:val="heading 6"/>
    <w:basedOn w:val="1"/>
    <w:next w:val="3"/>
    <w:link w:val="39"/>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7"/>
    <w:basedOn w:val="1"/>
    <w:next w:val="3"/>
    <w:link w:val="40"/>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10">
    <w:name w:val="heading 8"/>
    <w:basedOn w:val="1"/>
    <w:next w:val="3"/>
    <w:link w:val="41"/>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1">
    <w:name w:val="heading 9"/>
    <w:basedOn w:val="1"/>
    <w:next w:val="3"/>
    <w:link w:val="42"/>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12">
    <w:name w:val="Normal Indent"/>
    <w:basedOn w:val="1"/>
    <w:link w:val="105"/>
    <w:semiHidden/>
    <w:unhideWhenUsed/>
    <w:qFormat/>
    <w:uiPriority w:val="0"/>
    <w:pPr>
      <w:ind w:firstLine="420" w:firstLineChars="200"/>
    </w:pPr>
  </w:style>
  <w:style w:type="paragraph" w:styleId="13">
    <w:name w:val="caption"/>
    <w:basedOn w:val="1"/>
    <w:link w:val="24"/>
    <w:qFormat/>
    <w:uiPriority w:val="0"/>
    <w:pPr>
      <w:spacing w:after="120"/>
    </w:pPr>
    <w:rPr>
      <w:i/>
    </w:rPr>
  </w:style>
  <w:style w:type="paragraph" w:styleId="14">
    <w:name w:val="Block Text"/>
    <w:basedOn w:val="3"/>
    <w:next w:val="3"/>
    <w:unhideWhenUsed/>
    <w:qFormat/>
    <w:uiPriority w:val="9"/>
    <w:pPr>
      <w:spacing w:before="100" w:after="100"/>
      <w:ind w:left="480" w:right="480"/>
    </w:pPr>
  </w:style>
  <w:style w:type="paragraph" w:styleId="15">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6">
    <w:name w:val="footer"/>
    <w:basedOn w:val="1"/>
    <w:link w:val="89"/>
    <w:unhideWhenUsed/>
    <w:qFormat/>
    <w:uiPriority w:val="0"/>
    <w:pPr>
      <w:tabs>
        <w:tab w:val="center" w:pos="4153"/>
        <w:tab w:val="right" w:pos="8306"/>
      </w:tabs>
      <w:snapToGrid w:val="0"/>
    </w:pPr>
    <w:rPr>
      <w:sz w:val="18"/>
      <w:szCs w:val="18"/>
    </w:rPr>
  </w:style>
  <w:style w:type="paragraph" w:styleId="17">
    <w:name w:val="header"/>
    <w:basedOn w:val="1"/>
    <w:link w:val="88"/>
    <w:unhideWhenUsed/>
    <w:qFormat/>
    <w:uiPriority w:val="0"/>
    <w:pPr>
      <w:tabs>
        <w:tab w:val="center" w:pos="4153"/>
        <w:tab w:val="right" w:pos="8306"/>
      </w:tabs>
      <w:snapToGrid w:val="0"/>
      <w:jc w:val="center"/>
    </w:pPr>
    <w:rPr>
      <w:sz w:val="18"/>
      <w:szCs w:val="18"/>
    </w:rPr>
  </w:style>
  <w:style w:type="paragraph" w:styleId="18">
    <w:name w:val="Subtitle"/>
    <w:basedOn w:val="19"/>
    <w:next w:val="3"/>
    <w:link w:val="29"/>
    <w:qFormat/>
    <w:uiPriority w:val="11"/>
    <w:rPr>
      <w:spacing w:val="15"/>
      <w:sz w:val="28"/>
      <w:szCs w:val="28"/>
    </w:rPr>
  </w:style>
  <w:style w:type="paragraph" w:styleId="19">
    <w:name w:val="Title"/>
    <w:basedOn w:val="1"/>
    <w:next w:val="3"/>
    <w:link w:val="28"/>
    <w:qFormat/>
    <w:uiPriority w:val="10"/>
    <w:pPr>
      <w:widowControl w:val="0"/>
      <w:spacing w:after="0" w:line="360" w:lineRule="exact"/>
      <w:contextualSpacing/>
      <w:jc w:val="center"/>
    </w:pPr>
    <w:rPr>
      <w:rFonts w:ascii="Arial" w:hAnsi="Arial" w:eastAsia="宋体" w:cstheme="majorBidi"/>
      <w:b/>
      <w:spacing w:val="-10"/>
      <w:kern w:val="28"/>
      <w:sz w:val="32"/>
      <w:szCs w:val="56"/>
    </w:rPr>
  </w:style>
  <w:style w:type="paragraph" w:styleId="20">
    <w:name w:val="footnote text"/>
    <w:basedOn w:val="1"/>
    <w:unhideWhenUsed/>
    <w:qFormat/>
    <w:uiPriority w:val="9"/>
  </w:style>
  <w:style w:type="character" w:styleId="23">
    <w:name w:val="Hyperlink"/>
    <w:basedOn w:val="24"/>
    <w:qFormat/>
    <w:uiPriority w:val="0"/>
    <w:rPr>
      <w:color w:val="156082" w:themeColor="accent1"/>
      <w14:textFill>
        <w14:solidFill>
          <w14:schemeClr w14:val="accent1"/>
        </w14:solidFill>
      </w14:textFill>
    </w:rPr>
  </w:style>
  <w:style w:type="character" w:customStyle="1" w:styleId="24">
    <w:name w:val="题注 字符"/>
    <w:basedOn w:val="22"/>
    <w:link w:val="13"/>
    <w:qFormat/>
    <w:uiPriority w:val="0"/>
  </w:style>
  <w:style w:type="character" w:styleId="25">
    <w:name w:val="footnote reference"/>
    <w:basedOn w:val="24"/>
    <w:qFormat/>
    <w:uiPriority w:val="0"/>
    <w:rPr>
      <w:vertAlign w:val="superscript"/>
    </w:rPr>
  </w:style>
  <w:style w:type="paragraph" w:customStyle="1" w:styleId="26">
    <w:name w:val="First Paragraph"/>
    <w:basedOn w:val="3"/>
    <w:next w:val="3"/>
    <w:qFormat/>
    <w:uiPriority w:val="0"/>
  </w:style>
  <w:style w:type="paragraph" w:customStyle="1" w:styleId="27">
    <w:name w:val="Compact"/>
    <w:basedOn w:val="3"/>
    <w:uiPriority w:val="0"/>
    <w:pPr>
      <w:spacing w:before="36" w:after="36"/>
    </w:pPr>
  </w:style>
  <w:style w:type="character" w:customStyle="1" w:styleId="28">
    <w:name w:val="标题 字符"/>
    <w:basedOn w:val="22"/>
    <w:link w:val="19"/>
    <w:qFormat/>
    <w:uiPriority w:val="10"/>
    <w:rPr>
      <w:rFonts w:ascii="Arial" w:hAnsi="Arial" w:eastAsia="宋体" w:cstheme="majorBidi"/>
      <w:b/>
      <w:spacing w:val="-10"/>
      <w:kern w:val="28"/>
      <w:sz w:val="32"/>
      <w:szCs w:val="56"/>
    </w:rPr>
  </w:style>
  <w:style w:type="character" w:customStyle="1" w:styleId="29">
    <w:name w:val="副标题 字符"/>
    <w:basedOn w:val="22"/>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30">
    <w:name w:val="2:Author"/>
    <w:next w:val="3"/>
    <w:qFormat/>
    <w:uiPriority w:val="0"/>
    <w:pPr>
      <w:widowControl w:val="0"/>
      <w:spacing w:after="0"/>
      <w:jc w:val="center"/>
    </w:pPr>
    <w:rPr>
      <w:rFonts w:ascii="Arial" w:hAnsi="Arial" w:eastAsia="宋体" w:cstheme="minorBidi"/>
      <w:sz w:val="21"/>
      <w:szCs w:val="24"/>
      <w:lang w:val="en-US" w:eastAsia="en-US" w:bidi="ar-SA"/>
    </w:rPr>
  </w:style>
  <w:style w:type="paragraph" w:customStyle="1" w:styleId="31">
    <w:name w:val="Abstract Title"/>
    <w:basedOn w:val="1"/>
    <w:next w:val="32"/>
    <w:qFormat/>
    <w:uiPriority w:val="0"/>
    <w:pPr>
      <w:keepNext/>
      <w:keepLines/>
      <w:spacing w:before="300" w:after="0"/>
      <w:jc w:val="center"/>
    </w:pPr>
    <w:rPr>
      <w:b/>
      <w:sz w:val="20"/>
      <w:szCs w:val="20"/>
    </w:rPr>
  </w:style>
  <w:style w:type="paragraph" w:customStyle="1" w:styleId="32">
    <w:name w:val="4:Abstract"/>
    <w:basedOn w:val="1"/>
    <w:next w:val="3"/>
    <w:qFormat/>
    <w:uiPriority w:val="0"/>
    <w:pPr>
      <w:widowControl w:val="0"/>
      <w:suppressAutoHyphens/>
      <w:autoSpaceDE w:val="0"/>
      <w:autoSpaceDN w:val="0"/>
      <w:spacing w:after="0"/>
      <w:jc w:val="both"/>
    </w:pPr>
    <w:rPr>
      <w:rFonts w:ascii="Arial" w:hAnsi="Arial" w:eastAsia="宋体"/>
      <w:sz w:val="18"/>
      <w:szCs w:val="20"/>
    </w:rPr>
  </w:style>
  <w:style w:type="paragraph" w:customStyle="1" w:styleId="33">
    <w:name w:val="Bibliography"/>
    <w:basedOn w:val="1"/>
    <w:qFormat/>
    <w:uiPriority w:val="0"/>
  </w:style>
  <w:style w:type="character" w:customStyle="1" w:styleId="34">
    <w:name w:val="标题 1 字符"/>
    <w:basedOn w:val="22"/>
    <w:link w:val="2"/>
    <w:qFormat/>
    <w:uiPriority w:val="9"/>
    <w:rPr>
      <w:rFonts w:ascii="Arial" w:hAnsi="Arial" w:eastAsia="宋体" w:cstheme="majorBidi"/>
      <w:b/>
      <w:color w:val="000000" w:themeColor="text1"/>
      <w:szCs w:val="40"/>
      <w14:textFill>
        <w14:solidFill>
          <w14:schemeClr w14:val="tx1"/>
        </w14:solidFill>
      </w14:textFill>
    </w:rPr>
  </w:style>
  <w:style w:type="character" w:customStyle="1" w:styleId="35">
    <w:name w:val="标题 2 字符"/>
    <w:basedOn w:val="22"/>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36">
    <w:name w:val="标题 3 字符"/>
    <w:basedOn w:val="22"/>
    <w:link w:val="5"/>
    <w:qFormat/>
    <w:uiPriority w:val="9"/>
    <w:rPr>
      <w:rFonts w:eastAsiaTheme="majorEastAsia" w:cstheme="majorBidi"/>
      <w:color w:val="104862" w:themeColor="accent1" w:themeShade="BF"/>
      <w:sz w:val="28"/>
      <w:szCs w:val="28"/>
    </w:rPr>
  </w:style>
  <w:style w:type="character" w:customStyle="1" w:styleId="37">
    <w:name w:val="标题 4 字符"/>
    <w:basedOn w:val="22"/>
    <w:link w:val="6"/>
    <w:qFormat/>
    <w:uiPriority w:val="9"/>
    <w:rPr>
      <w:rFonts w:eastAsiaTheme="majorEastAsia" w:cstheme="majorBidi"/>
      <w:i/>
      <w:iCs/>
      <w:color w:val="104862" w:themeColor="accent1" w:themeShade="BF"/>
    </w:rPr>
  </w:style>
  <w:style w:type="character" w:customStyle="1" w:styleId="38">
    <w:name w:val="标题 5 字符"/>
    <w:basedOn w:val="22"/>
    <w:link w:val="7"/>
    <w:semiHidden/>
    <w:qFormat/>
    <w:uiPriority w:val="9"/>
    <w:rPr>
      <w:rFonts w:eastAsiaTheme="majorEastAsia" w:cstheme="majorBidi"/>
      <w:color w:val="104862" w:themeColor="accent1" w:themeShade="BF"/>
    </w:rPr>
  </w:style>
  <w:style w:type="character" w:customStyle="1" w:styleId="39">
    <w:name w:val="标题 6 字符"/>
    <w:basedOn w:val="22"/>
    <w:link w:val="8"/>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40">
    <w:name w:val="标题 7 字符"/>
    <w:basedOn w:val="22"/>
    <w:link w:val="9"/>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41">
    <w:name w:val="标题 8 字符"/>
    <w:basedOn w:val="22"/>
    <w:link w:val="10"/>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42">
    <w:name w:val="标题 9 字符"/>
    <w:basedOn w:val="22"/>
    <w:link w:val="11"/>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paragraph" w:customStyle="1" w:styleId="43">
    <w:name w:val="Footnote Block Text"/>
    <w:basedOn w:val="20"/>
    <w:next w:val="20"/>
    <w:unhideWhenUsed/>
    <w:qFormat/>
    <w:uiPriority w:val="9"/>
    <w:pPr>
      <w:spacing w:before="100" w:after="100"/>
      <w:ind w:left="480" w:right="480"/>
    </w:pPr>
  </w:style>
  <w:style w:type="table" w:customStyle="1" w:styleId="44">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5">
    <w:name w:val="Definition Term"/>
    <w:basedOn w:val="1"/>
    <w:next w:val="46"/>
    <w:qFormat/>
    <w:uiPriority w:val="0"/>
    <w:pPr>
      <w:keepNext/>
      <w:keepLines/>
      <w:spacing w:after="0"/>
    </w:pPr>
    <w:rPr>
      <w:b/>
    </w:rPr>
  </w:style>
  <w:style w:type="paragraph" w:customStyle="1" w:styleId="46">
    <w:name w:val="Definition"/>
    <w:basedOn w:val="1"/>
    <w:qFormat/>
    <w:uiPriority w:val="0"/>
  </w:style>
  <w:style w:type="paragraph" w:customStyle="1" w:styleId="47">
    <w:name w:val="Table Caption"/>
    <w:basedOn w:val="13"/>
    <w:qFormat/>
    <w:uiPriority w:val="0"/>
    <w:pPr>
      <w:keepNext/>
    </w:pPr>
  </w:style>
  <w:style w:type="paragraph" w:customStyle="1" w:styleId="48">
    <w:name w:val="Image Caption"/>
    <w:basedOn w:val="13"/>
    <w:qFormat/>
    <w:uiPriority w:val="0"/>
  </w:style>
  <w:style w:type="paragraph" w:customStyle="1" w:styleId="49">
    <w:name w:val="Figure"/>
    <w:basedOn w:val="1"/>
    <w:qFormat/>
    <w:uiPriority w:val="0"/>
  </w:style>
  <w:style w:type="paragraph" w:customStyle="1" w:styleId="50">
    <w:name w:val="Captioned Figure"/>
    <w:basedOn w:val="49"/>
    <w:qFormat/>
    <w:uiPriority w:val="0"/>
    <w:pPr>
      <w:keepNext/>
    </w:pPr>
  </w:style>
  <w:style w:type="character" w:customStyle="1" w:styleId="51">
    <w:name w:val="Verbatim Char"/>
    <w:basedOn w:val="24"/>
    <w:link w:val="52"/>
    <w:qFormat/>
    <w:uiPriority w:val="0"/>
    <w:rPr>
      <w:rFonts w:ascii="Consolas" w:hAnsi="Consolas"/>
      <w:sz w:val="22"/>
    </w:rPr>
  </w:style>
  <w:style w:type="paragraph" w:customStyle="1" w:styleId="52">
    <w:name w:val="Source Code"/>
    <w:basedOn w:val="1"/>
    <w:link w:val="51"/>
    <w:qFormat/>
    <w:uiPriority w:val="0"/>
    <w:pPr>
      <w:wordWrap w:val="0"/>
    </w:pPr>
  </w:style>
  <w:style w:type="character" w:customStyle="1" w:styleId="53">
    <w:name w:val="Section Number"/>
    <w:basedOn w:val="24"/>
    <w:qFormat/>
    <w:uiPriority w:val="0"/>
  </w:style>
  <w:style w:type="paragraph" w:customStyle="1" w:styleId="54">
    <w:name w:val="TOC Heading"/>
    <w:basedOn w:val="2"/>
    <w:next w:val="3"/>
    <w:unhideWhenUsed/>
    <w:qFormat/>
    <w:uiPriority w:val="39"/>
    <w:pPr>
      <w:spacing w:before="240" w:line="259" w:lineRule="auto"/>
      <w:outlineLvl w:val="9"/>
    </w:pPr>
  </w:style>
  <w:style w:type="character" w:customStyle="1" w:styleId="55">
    <w:name w:val="KeywordTok"/>
    <w:basedOn w:val="51"/>
    <w:qFormat/>
    <w:uiPriority w:val="0"/>
    <w:rPr>
      <w:rFonts w:ascii="Consolas" w:hAnsi="Consolas"/>
      <w:b/>
      <w:color w:val="007020"/>
      <w:sz w:val="22"/>
    </w:rPr>
  </w:style>
  <w:style w:type="character" w:customStyle="1" w:styleId="56">
    <w:name w:val="DataTypeTok"/>
    <w:basedOn w:val="51"/>
    <w:qFormat/>
    <w:uiPriority w:val="0"/>
    <w:rPr>
      <w:rFonts w:ascii="Consolas" w:hAnsi="Consolas"/>
      <w:color w:val="902000"/>
      <w:sz w:val="22"/>
    </w:rPr>
  </w:style>
  <w:style w:type="character" w:customStyle="1" w:styleId="57">
    <w:name w:val="DecValTok"/>
    <w:basedOn w:val="51"/>
    <w:qFormat/>
    <w:uiPriority w:val="0"/>
    <w:rPr>
      <w:rFonts w:ascii="Consolas" w:hAnsi="Consolas"/>
      <w:color w:val="40A070"/>
      <w:sz w:val="22"/>
    </w:rPr>
  </w:style>
  <w:style w:type="character" w:customStyle="1" w:styleId="58">
    <w:name w:val="BaseNTok"/>
    <w:basedOn w:val="51"/>
    <w:qFormat/>
    <w:uiPriority w:val="0"/>
    <w:rPr>
      <w:rFonts w:ascii="Consolas" w:hAnsi="Consolas"/>
      <w:color w:val="40A070"/>
      <w:sz w:val="22"/>
    </w:rPr>
  </w:style>
  <w:style w:type="character" w:customStyle="1" w:styleId="59">
    <w:name w:val="FloatTok"/>
    <w:basedOn w:val="51"/>
    <w:qFormat/>
    <w:uiPriority w:val="0"/>
    <w:rPr>
      <w:rFonts w:ascii="Consolas" w:hAnsi="Consolas"/>
      <w:color w:val="40A070"/>
      <w:sz w:val="22"/>
    </w:rPr>
  </w:style>
  <w:style w:type="character" w:customStyle="1" w:styleId="60">
    <w:name w:val="ConstantTok"/>
    <w:basedOn w:val="51"/>
    <w:qFormat/>
    <w:uiPriority w:val="0"/>
    <w:rPr>
      <w:rFonts w:ascii="Consolas" w:hAnsi="Consolas"/>
      <w:color w:val="880000"/>
      <w:sz w:val="22"/>
    </w:rPr>
  </w:style>
  <w:style w:type="character" w:customStyle="1" w:styleId="61">
    <w:name w:val="CharTok"/>
    <w:basedOn w:val="51"/>
    <w:qFormat/>
    <w:uiPriority w:val="0"/>
    <w:rPr>
      <w:rFonts w:ascii="Consolas" w:hAnsi="Consolas"/>
      <w:color w:val="4070A0"/>
      <w:sz w:val="22"/>
    </w:rPr>
  </w:style>
  <w:style w:type="character" w:customStyle="1" w:styleId="62">
    <w:name w:val="SpecialCharTok"/>
    <w:basedOn w:val="51"/>
    <w:qFormat/>
    <w:uiPriority w:val="0"/>
    <w:rPr>
      <w:rFonts w:ascii="Consolas" w:hAnsi="Consolas"/>
      <w:color w:val="4070A0"/>
      <w:sz w:val="22"/>
    </w:rPr>
  </w:style>
  <w:style w:type="character" w:customStyle="1" w:styleId="63">
    <w:name w:val="StringTok"/>
    <w:basedOn w:val="51"/>
    <w:qFormat/>
    <w:uiPriority w:val="0"/>
    <w:rPr>
      <w:rFonts w:ascii="Consolas" w:hAnsi="Consolas"/>
      <w:color w:val="4070A0"/>
      <w:sz w:val="22"/>
    </w:rPr>
  </w:style>
  <w:style w:type="character" w:customStyle="1" w:styleId="64">
    <w:name w:val="VerbatimStringTok"/>
    <w:basedOn w:val="51"/>
    <w:qFormat/>
    <w:uiPriority w:val="0"/>
    <w:rPr>
      <w:rFonts w:ascii="Consolas" w:hAnsi="Consolas"/>
      <w:color w:val="4070A0"/>
      <w:sz w:val="22"/>
    </w:rPr>
  </w:style>
  <w:style w:type="character" w:customStyle="1" w:styleId="65">
    <w:name w:val="SpecialStringTok"/>
    <w:basedOn w:val="51"/>
    <w:qFormat/>
    <w:uiPriority w:val="0"/>
    <w:rPr>
      <w:rFonts w:ascii="Consolas" w:hAnsi="Consolas"/>
      <w:color w:val="BB6688"/>
      <w:sz w:val="22"/>
    </w:rPr>
  </w:style>
  <w:style w:type="character" w:customStyle="1" w:styleId="66">
    <w:name w:val="ImportTok"/>
    <w:basedOn w:val="51"/>
    <w:qFormat/>
    <w:uiPriority w:val="0"/>
    <w:rPr>
      <w:rFonts w:ascii="Consolas" w:hAnsi="Consolas"/>
      <w:b/>
      <w:color w:val="008000"/>
      <w:sz w:val="22"/>
    </w:rPr>
  </w:style>
  <w:style w:type="character" w:customStyle="1" w:styleId="67">
    <w:name w:val="CommentTok"/>
    <w:basedOn w:val="51"/>
    <w:qFormat/>
    <w:uiPriority w:val="0"/>
    <w:rPr>
      <w:rFonts w:ascii="Consolas" w:hAnsi="Consolas"/>
      <w:i/>
      <w:color w:val="60A0B0"/>
      <w:sz w:val="22"/>
    </w:rPr>
  </w:style>
  <w:style w:type="character" w:customStyle="1" w:styleId="68">
    <w:name w:val="DocumentationTok"/>
    <w:basedOn w:val="51"/>
    <w:qFormat/>
    <w:uiPriority w:val="0"/>
    <w:rPr>
      <w:rFonts w:ascii="Consolas" w:hAnsi="Consolas"/>
      <w:i/>
      <w:color w:val="BA2121"/>
      <w:sz w:val="22"/>
    </w:rPr>
  </w:style>
  <w:style w:type="character" w:customStyle="1" w:styleId="69">
    <w:name w:val="AnnotationTok"/>
    <w:basedOn w:val="51"/>
    <w:qFormat/>
    <w:uiPriority w:val="0"/>
    <w:rPr>
      <w:rFonts w:ascii="Consolas" w:hAnsi="Consolas"/>
      <w:b/>
      <w:i/>
      <w:color w:val="60A0B0"/>
      <w:sz w:val="22"/>
    </w:rPr>
  </w:style>
  <w:style w:type="character" w:customStyle="1" w:styleId="70">
    <w:name w:val="CommentVarTok"/>
    <w:basedOn w:val="51"/>
    <w:qFormat/>
    <w:uiPriority w:val="0"/>
    <w:rPr>
      <w:rFonts w:ascii="Consolas" w:hAnsi="Consolas"/>
      <w:b/>
      <w:i/>
      <w:color w:val="60A0B0"/>
      <w:sz w:val="22"/>
    </w:rPr>
  </w:style>
  <w:style w:type="character" w:customStyle="1" w:styleId="71">
    <w:name w:val="OtherTok"/>
    <w:basedOn w:val="51"/>
    <w:qFormat/>
    <w:uiPriority w:val="0"/>
    <w:rPr>
      <w:rFonts w:ascii="Consolas" w:hAnsi="Consolas"/>
      <w:color w:val="007020"/>
      <w:sz w:val="22"/>
    </w:rPr>
  </w:style>
  <w:style w:type="character" w:customStyle="1" w:styleId="72">
    <w:name w:val="FunctionTok"/>
    <w:basedOn w:val="51"/>
    <w:qFormat/>
    <w:uiPriority w:val="0"/>
    <w:rPr>
      <w:rFonts w:ascii="Consolas" w:hAnsi="Consolas"/>
      <w:color w:val="06287E"/>
      <w:sz w:val="22"/>
    </w:rPr>
  </w:style>
  <w:style w:type="character" w:customStyle="1" w:styleId="73">
    <w:name w:val="VariableTok"/>
    <w:basedOn w:val="51"/>
    <w:qFormat/>
    <w:uiPriority w:val="0"/>
    <w:rPr>
      <w:rFonts w:ascii="Consolas" w:hAnsi="Consolas"/>
      <w:color w:val="19177C"/>
      <w:sz w:val="22"/>
    </w:rPr>
  </w:style>
  <w:style w:type="character" w:customStyle="1" w:styleId="74">
    <w:name w:val="ControlFlowTok"/>
    <w:basedOn w:val="51"/>
    <w:qFormat/>
    <w:uiPriority w:val="0"/>
    <w:rPr>
      <w:rFonts w:ascii="Consolas" w:hAnsi="Consolas"/>
      <w:b/>
      <w:color w:val="007020"/>
      <w:sz w:val="22"/>
    </w:rPr>
  </w:style>
  <w:style w:type="character" w:customStyle="1" w:styleId="75">
    <w:name w:val="OperatorTok"/>
    <w:basedOn w:val="51"/>
    <w:qFormat/>
    <w:uiPriority w:val="0"/>
    <w:rPr>
      <w:rFonts w:ascii="Consolas" w:hAnsi="Consolas"/>
      <w:color w:val="666666"/>
      <w:sz w:val="22"/>
    </w:rPr>
  </w:style>
  <w:style w:type="character" w:customStyle="1" w:styleId="76">
    <w:name w:val="BuiltInTok"/>
    <w:basedOn w:val="51"/>
    <w:qFormat/>
    <w:uiPriority w:val="0"/>
    <w:rPr>
      <w:rFonts w:ascii="Consolas" w:hAnsi="Consolas"/>
      <w:color w:val="008000"/>
      <w:sz w:val="22"/>
    </w:rPr>
  </w:style>
  <w:style w:type="character" w:customStyle="1" w:styleId="77">
    <w:name w:val="ExtensionTok"/>
    <w:basedOn w:val="51"/>
    <w:qFormat/>
    <w:uiPriority w:val="0"/>
    <w:rPr>
      <w:rFonts w:ascii="Consolas" w:hAnsi="Consolas"/>
      <w:sz w:val="22"/>
    </w:rPr>
  </w:style>
  <w:style w:type="character" w:customStyle="1" w:styleId="78">
    <w:name w:val="PreprocessorTok"/>
    <w:basedOn w:val="51"/>
    <w:qFormat/>
    <w:uiPriority w:val="0"/>
    <w:rPr>
      <w:rFonts w:ascii="Consolas" w:hAnsi="Consolas"/>
      <w:color w:val="BC7A00"/>
      <w:sz w:val="22"/>
    </w:rPr>
  </w:style>
  <w:style w:type="character" w:customStyle="1" w:styleId="79">
    <w:name w:val="AttributeTok"/>
    <w:basedOn w:val="51"/>
    <w:uiPriority w:val="0"/>
    <w:rPr>
      <w:rFonts w:ascii="Consolas" w:hAnsi="Consolas"/>
      <w:color w:val="7D9029"/>
      <w:sz w:val="22"/>
    </w:rPr>
  </w:style>
  <w:style w:type="character" w:customStyle="1" w:styleId="80">
    <w:name w:val="RegionMarkerTok"/>
    <w:basedOn w:val="51"/>
    <w:qFormat/>
    <w:uiPriority w:val="0"/>
    <w:rPr>
      <w:rFonts w:ascii="Consolas" w:hAnsi="Consolas"/>
      <w:sz w:val="22"/>
    </w:rPr>
  </w:style>
  <w:style w:type="character" w:customStyle="1" w:styleId="81">
    <w:name w:val="InformationTok"/>
    <w:basedOn w:val="51"/>
    <w:qFormat/>
    <w:uiPriority w:val="0"/>
    <w:rPr>
      <w:rFonts w:ascii="Consolas" w:hAnsi="Consolas"/>
      <w:b/>
      <w:i/>
      <w:color w:val="60A0B0"/>
      <w:sz w:val="22"/>
    </w:rPr>
  </w:style>
  <w:style w:type="character" w:customStyle="1" w:styleId="82">
    <w:name w:val="WarningTok"/>
    <w:basedOn w:val="51"/>
    <w:qFormat/>
    <w:uiPriority w:val="0"/>
    <w:rPr>
      <w:rFonts w:ascii="Consolas" w:hAnsi="Consolas"/>
      <w:b/>
      <w:i/>
      <w:color w:val="60A0B0"/>
      <w:sz w:val="22"/>
    </w:rPr>
  </w:style>
  <w:style w:type="character" w:customStyle="1" w:styleId="83">
    <w:name w:val="AlertTok"/>
    <w:basedOn w:val="51"/>
    <w:qFormat/>
    <w:uiPriority w:val="0"/>
    <w:rPr>
      <w:rFonts w:ascii="Consolas" w:hAnsi="Consolas"/>
      <w:b/>
      <w:color w:val="FF0000"/>
      <w:sz w:val="22"/>
    </w:rPr>
  </w:style>
  <w:style w:type="character" w:customStyle="1" w:styleId="84">
    <w:name w:val="ErrorTok"/>
    <w:basedOn w:val="51"/>
    <w:qFormat/>
    <w:uiPriority w:val="0"/>
    <w:rPr>
      <w:rFonts w:ascii="Consolas" w:hAnsi="Consolas"/>
      <w:b/>
      <w:color w:val="FF0000"/>
      <w:sz w:val="22"/>
    </w:rPr>
  </w:style>
  <w:style w:type="character" w:customStyle="1" w:styleId="85">
    <w:name w:val="NormalTok"/>
    <w:basedOn w:val="51"/>
    <w:qFormat/>
    <w:uiPriority w:val="0"/>
    <w:rPr>
      <w:rFonts w:ascii="Consolas" w:hAnsi="Consolas"/>
      <w:sz w:val="22"/>
    </w:rPr>
  </w:style>
  <w:style w:type="paragraph" w:styleId="86">
    <w:name w:val="List Paragraph"/>
    <w:basedOn w:val="1"/>
    <w:qFormat/>
    <w:uiPriority w:val="0"/>
    <w:pPr>
      <w:ind w:firstLine="420" w:firstLineChars="200"/>
    </w:pPr>
  </w:style>
  <w:style w:type="character" w:styleId="87">
    <w:name w:val="Placeholder Text"/>
    <w:basedOn w:val="22"/>
    <w:semiHidden/>
    <w:qFormat/>
    <w:uiPriority w:val="0"/>
    <w:rPr>
      <w:color w:val="666666"/>
    </w:rPr>
  </w:style>
  <w:style w:type="character" w:customStyle="1" w:styleId="88">
    <w:name w:val="页眉 字符"/>
    <w:basedOn w:val="22"/>
    <w:link w:val="17"/>
    <w:qFormat/>
    <w:uiPriority w:val="0"/>
    <w:rPr>
      <w:sz w:val="18"/>
      <w:szCs w:val="18"/>
    </w:rPr>
  </w:style>
  <w:style w:type="character" w:customStyle="1" w:styleId="89">
    <w:name w:val="页脚 字符"/>
    <w:basedOn w:val="22"/>
    <w:link w:val="16"/>
    <w:qFormat/>
    <w:uiPriority w:val="0"/>
    <w:rPr>
      <w:sz w:val="18"/>
      <w:szCs w:val="18"/>
    </w:rPr>
  </w:style>
  <w:style w:type="paragraph" w:customStyle="1" w:styleId="90">
    <w:name w:val="5:Keywords"/>
    <w:link w:val="91"/>
    <w:qFormat/>
    <w:uiPriority w:val="0"/>
    <w:pPr>
      <w:widowControl w:val="0"/>
      <w:suppressAutoHyphens/>
      <w:autoSpaceDE w:val="0"/>
      <w:autoSpaceDN w:val="0"/>
      <w:spacing w:after="0" w:line="300" w:lineRule="exact"/>
    </w:pPr>
    <w:rPr>
      <w:rFonts w:ascii="Arial" w:hAnsi="Arial" w:eastAsia="宋体" w:cstheme="minorBidi"/>
      <w:bCs/>
      <w:sz w:val="18"/>
      <w:szCs w:val="18"/>
      <w:lang w:val="en-US" w:eastAsia="zh-CN" w:bidi="ar-SA"/>
    </w:rPr>
  </w:style>
  <w:style w:type="character" w:customStyle="1" w:styleId="91">
    <w:name w:val="5:Keywords 字符"/>
    <w:basedOn w:val="22"/>
    <w:link w:val="90"/>
    <w:qFormat/>
    <w:uiPriority w:val="0"/>
    <w:rPr>
      <w:rFonts w:ascii="Arial" w:hAnsi="Arial" w:eastAsia="宋体"/>
      <w:bCs/>
      <w:sz w:val="18"/>
      <w:szCs w:val="18"/>
      <w:lang w:eastAsia="zh-CN"/>
    </w:rPr>
  </w:style>
  <w:style w:type="paragraph" w:customStyle="1" w:styleId="92">
    <w:name w:val="3:Adress"/>
    <w:link w:val="93"/>
    <w:qFormat/>
    <w:uiPriority w:val="0"/>
    <w:pPr>
      <w:widowControl w:val="0"/>
      <w:spacing w:after="0"/>
      <w:jc w:val="center"/>
    </w:pPr>
    <w:rPr>
      <w:rFonts w:ascii="Arial" w:hAnsi="Arial" w:eastAsia="宋体" w:cstheme="minorBidi"/>
      <w:color w:val="000000" w:themeColor="text1"/>
      <w:sz w:val="18"/>
      <w:szCs w:val="18"/>
      <w:lang w:val="en-US" w:eastAsia="zh-CN" w:bidi="ar-SA"/>
      <w14:textFill>
        <w14:solidFill>
          <w14:schemeClr w14:val="tx1"/>
        </w14:solidFill>
      </w14:textFill>
    </w:rPr>
  </w:style>
  <w:style w:type="character" w:customStyle="1" w:styleId="93">
    <w:name w:val="3:Adress 字符"/>
    <w:basedOn w:val="22"/>
    <w:link w:val="92"/>
    <w:qFormat/>
    <w:uiPriority w:val="0"/>
    <w:rPr>
      <w:rFonts w:ascii="Arial" w:hAnsi="Arial" w:eastAsia="宋体"/>
      <w:color w:val="000000" w:themeColor="text1"/>
      <w:sz w:val="18"/>
      <w:szCs w:val="18"/>
      <w:lang w:eastAsia="zh-CN"/>
      <w14:textFill>
        <w14:solidFill>
          <w14:schemeClr w14:val="tx1"/>
        </w14:solidFill>
      </w14:textFill>
    </w:rPr>
  </w:style>
  <w:style w:type="paragraph" w:customStyle="1" w:styleId="94">
    <w:name w:val="1:Title"/>
    <w:link w:val="95"/>
    <w:qFormat/>
    <w:uiPriority w:val="0"/>
    <w:pPr>
      <w:widowControl w:val="0"/>
      <w:autoSpaceDE w:val="0"/>
      <w:autoSpaceDN w:val="0"/>
      <w:spacing w:after="0" w:line="360" w:lineRule="exact"/>
      <w:jc w:val="center"/>
    </w:pPr>
    <w:rPr>
      <w:rFonts w:ascii="Arial" w:hAnsi="Arial" w:eastAsia="宋体" w:cstheme="minorBidi"/>
      <w:b/>
      <w:sz w:val="32"/>
      <w:szCs w:val="24"/>
      <w:lang w:val="en-US" w:eastAsia="zh-CN" w:bidi="ar-SA"/>
    </w:rPr>
  </w:style>
  <w:style w:type="character" w:customStyle="1" w:styleId="95">
    <w:name w:val="1:Title 字符"/>
    <w:basedOn w:val="22"/>
    <w:link w:val="94"/>
    <w:qFormat/>
    <w:uiPriority w:val="0"/>
    <w:rPr>
      <w:rFonts w:ascii="Arial" w:hAnsi="Arial" w:eastAsia="宋体"/>
      <w:b/>
      <w:sz w:val="32"/>
      <w:lang w:eastAsia="zh-CN"/>
    </w:rPr>
  </w:style>
  <w:style w:type="paragraph" w:customStyle="1" w:styleId="96">
    <w:name w:val="6:Section"/>
    <w:link w:val="97"/>
    <w:qFormat/>
    <w:uiPriority w:val="0"/>
    <w:pPr>
      <w:widowControl w:val="0"/>
      <w:spacing w:after="0" w:line="300" w:lineRule="exact"/>
    </w:pPr>
    <w:rPr>
      <w:rFonts w:ascii="Arial" w:hAnsi="Arial" w:eastAsia="宋体" w:cstheme="majorBidi"/>
      <w:b/>
      <w:color w:val="000000" w:themeColor="text1"/>
      <w:sz w:val="24"/>
      <w:szCs w:val="40"/>
      <w:lang w:val="en-US" w:eastAsia="zh-CN" w:bidi="ar-SA"/>
      <w14:textFill>
        <w14:solidFill>
          <w14:schemeClr w14:val="tx1"/>
        </w14:solidFill>
      </w14:textFill>
    </w:rPr>
  </w:style>
  <w:style w:type="character" w:customStyle="1" w:styleId="97">
    <w:name w:val="6:Section 字符"/>
    <w:basedOn w:val="22"/>
    <w:link w:val="96"/>
    <w:qFormat/>
    <w:uiPriority w:val="0"/>
    <w:rPr>
      <w:rFonts w:ascii="Arial" w:hAnsi="Arial" w:eastAsia="宋体" w:cstheme="majorBidi"/>
      <w:b/>
      <w:color w:val="000000" w:themeColor="text1"/>
      <w:szCs w:val="40"/>
      <w:lang w:eastAsia="zh-CN"/>
      <w14:textFill>
        <w14:solidFill>
          <w14:schemeClr w14:val="tx1"/>
        </w14:solidFill>
      </w14:textFill>
    </w:rPr>
  </w:style>
  <w:style w:type="paragraph" w:customStyle="1" w:styleId="98">
    <w:name w:val="7:SubSection"/>
    <w:basedOn w:val="96"/>
    <w:link w:val="99"/>
    <w:qFormat/>
    <w:uiPriority w:val="0"/>
    <w:rPr>
      <w:sz w:val="21"/>
    </w:rPr>
  </w:style>
  <w:style w:type="character" w:customStyle="1" w:styleId="99">
    <w:name w:val="7:SubSection 字符"/>
    <w:basedOn w:val="97"/>
    <w:link w:val="98"/>
    <w:qFormat/>
    <w:uiPriority w:val="0"/>
    <w:rPr>
      <w:rFonts w:ascii="Arial" w:hAnsi="Arial" w:eastAsia="宋体" w:cstheme="majorBidi"/>
      <w:color w:val="000000" w:themeColor="text1"/>
      <w:sz w:val="21"/>
      <w:szCs w:val="40"/>
      <w:lang w:eastAsia="zh-CN"/>
      <w14:textFill>
        <w14:solidFill>
          <w14:schemeClr w14:val="tx1"/>
        </w14:solidFill>
      </w14:textFill>
    </w:rPr>
  </w:style>
  <w:style w:type="paragraph" w:customStyle="1" w:styleId="100">
    <w:name w:val="8:SubSubSection"/>
    <w:basedOn w:val="96"/>
    <w:link w:val="101"/>
    <w:qFormat/>
    <w:uiPriority w:val="0"/>
    <w:rPr>
      <w:sz w:val="18"/>
    </w:rPr>
  </w:style>
  <w:style w:type="character" w:customStyle="1" w:styleId="101">
    <w:name w:val="8:SubSubSection 字符"/>
    <w:basedOn w:val="97"/>
    <w:link w:val="100"/>
    <w:qFormat/>
    <w:uiPriority w:val="0"/>
    <w:rPr>
      <w:rFonts w:ascii="Arial" w:hAnsi="Arial" w:eastAsia="宋体" w:cstheme="majorBidi"/>
      <w:color w:val="000000" w:themeColor="text1"/>
      <w:sz w:val="18"/>
      <w:szCs w:val="40"/>
      <w:lang w:eastAsia="zh-CN"/>
      <w14:textFill>
        <w14:solidFill>
          <w14:schemeClr w14:val="tx1"/>
        </w14:solidFill>
      </w14:textFill>
    </w:rPr>
  </w:style>
  <w:style w:type="paragraph" w:customStyle="1" w:styleId="102">
    <w:name w:val="9:MainMatter"/>
    <w:link w:val="103"/>
    <w:qFormat/>
    <w:uiPriority w:val="0"/>
    <w:pPr>
      <w:widowControl w:val="0"/>
      <w:spacing w:after="0" w:line="300" w:lineRule="exact"/>
    </w:pPr>
    <w:rPr>
      <w:rFonts w:ascii="Times New Roman" w:hAnsi="Times New Roman" w:eastAsia="宋体" w:cstheme="majorBidi"/>
      <w:color w:val="000000" w:themeColor="text1"/>
      <w:sz w:val="21"/>
      <w:szCs w:val="40"/>
      <w:lang w:val="en-US" w:eastAsia="zh-CN" w:bidi="ar-SA"/>
      <w14:textFill>
        <w14:solidFill>
          <w14:schemeClr w14:val="tx1"/>
        </w14:solidFill>
      </w14:textFill>
    </w:rPr>
  </w:style>
  <w:style w:type="character" w:customStyle="1" w:styleId="103">
    <w:name w:val="9:MainMatter 字符"/>
    <w:basedOn w:val="22"/>
    <w:link w:val="102"/>
    <w:qFormat/>
    <w:uiPriority w:val="0"/>
    <w:rPr>
      <w:rFonts w:ascii="Times New Roman" w:hAnsi="Times New Roman" w:eastAsia="宋体" w:cstheme="majorBidi"/>
      <w:color w:val="000000" w:themeColor="text1"/>
      <w:sz w:val="21"/>
      <w:szCs w:val="40"/>
      <w:lang w:eastAsia="zh-CN"/>
      <w14:textFill>
        <w14:solidFill>
          <w14:schemeClr w14:val="tx1"/>
        </w14:solidFill>
      </w14:textFill>
    </w:rPr>
  </w:style>
  <w:style w:type="paragraph" w:customStyle="1" w:styleId="104">
    <w:name w:val="0:Tab"/>
    <w:basedOn w:val="12"/>
    <w:link w:val="106"/>
    <w:qFormat/>
    <w:uiPriority w:val="0"/>
    <w:pPr>
      <w:spacing w:after="0" w:line="300" w:lineRule="exact"/>
      <w:ind w:firstLine="200"/>
    </w:pPr>
    <w:rPr>
      <w:rFonts w:ascii="Times New Roman" w:hAnsi="Times New Roman" w:eastAsia="宋体"/>
      <w:sz w:val="21"/>
      <w:szCs w:val="21"/>
      <w:lang w:eastAsia="zh-CN"/>
    </w:rPr>
  </w:style>
  <w:style w:type="character" w:customStyle="1" w:styleId="105">
    <w:name w:val="正文缩进 字符"/>
    <w:basedOn w:val="22"/>
    <w:link w:val="12"/>
    <w:semiHidden/>
    <w:qFormat/>
    <w:uiPriority w:val="0"/>
  </w:style>
  <w:style w:type="character" w:customStyle="1" w:styleId="106">
    <w:name w:val="0:Tab 字符"/>
    <w:basedOn w:val="105"/>
    <w:link w:val="104"/>
    <w:qFormat/>
    <w:uiPriority w:val="0"/>
    <w:rPr>
      <w:rFonts w:ascii="Times New Roman" w:hAnsi="Times New Roman" w:eastAsia="宋体"/>
      <w:sz w:val="21"/>
      <w:szCs w:val="21"/>
      <w:lang w:eastAsia="zh-CN"/>
    </w:rPr>
  </w:style>
  <w:style w:type="paragraph" w:customStyle="1" w:styleId="107">
    <w:name w:val="Num1:eq"/>
    <w:basedOn w:val="102"/>
    <w:link w:val="108"/>
    <w:qFormat/>
    <w:uiPriority w:val="0"/>
    <w:pPr>
      <w:spacing w:line="240" w:lineRule="auto"/>
    </w:pPr>
    <w:rPr>
      <w:rFonts w:ascii="宋体" w:hAnsi="宋体"/>
      <w:szCs w:val="21"/>
    </w:rPr>
  </w:style>
  <w:style w:type="character" w:customStyle="1" w:styleId="108">
    <w:name w:val="Num1:eq 字符"/>
    <w:basedOn w:val="103"/>
    <w:link w:val="107"/>
    <w:qFormat/>
    <w:uiPriority w:val="0"/>
    <w:rPr>
      <w:rFonts w:ascii="宋体" w:hAnsi="宋体" w:eastAsia="宋体" w:cstheme="majorBidi"/>
      <w:color w:val="000000" w:themeColor="text1"/>
      <w:sz w:val="21"/>
      <w:szCs w:val="21"/>
      <w:lang w:eastAsia="zh-CN"/>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microsoft.com/office/2006/relationships/keyMapCustomizations" Target="customizations.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2781</Words>
  <Characters>4022</Characters>
  <Lines>120</Lines>
  <Paragraphs>34</Paragraphs>
  <TotalTime>28</TotalTime>
  <ScaleCrop>false</ScaleCrop>
  <LinksUpToDate>false</LinksUpToDate>
  <CharactersWithSpaces>4236</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2025-04-17T08:28:00Z</dcterms:created>
  <dc:creator>ForNow Sci</dc:creator>
  <cp:lastModifiedBy>杨欣</cp:lastModifiedBy>
  <cp:lastPrinted>2025-04-17T04:05:00Z</cp:lastPrinted>
  <dcterms:modified xsi:type="dcterms:W3CDTF">2025-04-25T14:12:01Z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eyJoZGlkIjoiN2M3MTAzZmQzODMxMGU4NTAxNzZjNGY0MDRjZTE1YzciLCJ1c2VySWQiOiIxMDQ5ODczMTI4In0=</vt:lpwstr>
  </property>
  <property fmtid="{D5CDD505-2E9C-101B-9397-08002B2CF9AE}" pid="3" name="KSOProductBuildVer">
    <vt:lpwstr>2052-12.1.0.20784</vt:lpwstr>
  </property>
  <property fmtid="{D5CDD505-2E9C-101B-9397-08002B2CF9AE}" pid="4" name="ICV">
    <vt:lpwstr>67C650A5FE674FD8A25903406C41FED2_12</vt:lpwstr>
  </property>
</Properties>
</file>